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ources.xml" ContentType="application/vnd.openxmlformats-officedocument.customXmlSourc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embeddings/capabilityChart-data.xlsx" ContentType="application/vnd.openxmlformats-officedocument.spreadsheetml.sheet"/>
  <Override PartName="/word/charts/capabilityChart.xml" ContentType="application/vnd.openxmlformats-officedocument.drawingml.chart+xml"/>
  <Default Extension="bin" ContentType="application/vnd.openxmlformats-officedocument.oleObject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background w:color="FBFCFE"/>
  <w:body>
    <w:p>
      <w:pPr>
        <w:pStyle w:val="Title"/>
      </w:pPr>
      <w:r>
        <w:t xml:space="preserve">docx-master能力演示文档</w:t>
      </w:r>
    </w:p>
    <w:p>
      <w:pPr>
        <w:pStyle w:val="Subtitle"/>
      </w:pPr>
      <w:r>
        <w:t xml:space="preserve">OOXML 直接写入能力全覆盖示例</w:t>
      </w:r>
    </w:p>
    <w:p>
      <w:pPr>
        <w:pStyle w:val="Subtitle"/>
      </w:pPr>
      <w:r>
        <w:t xml:space="preserve">引用注释 · 文字排版 · 页面分节 · 表格图形 · 样式模板 · 域与自动化</w:t>
      </w:r>
    </w:p>
    <w:p>
      <w:pPr>
        <w:pStyle w:val="Subtitle"/>
      </w:pPr>
      <w:r>
        <w:t xml:space="preserve">版本1.0 · 2026-10-13 · 编制：佐罗斯</w:t>
      </w:r>
    </w:p>
    <w:p>
      <w:pPr>
        <w:sectPr>
          <w:type w:val="nextPage"/>
          <w:pgSz w:w="11906" w:h="16838"/>
          <w:pgMar w:top="1440" w:right="1797" w:bottom="1440" w:left="1797" w:header="851" w:footer="992" w:gutter="0"/>
          <w:pgBorders w:offsetFrom="page">
            <w:top w:val="single" w:sz="8" w:space="20" w:color="B7C7DB"/>
            <w:left w:val="single" w:sz="8" w:space="20" w:color="B7C7DB"/>
            <w:bottom w:val="single" w:sz="8" w:space="20" w:color="B7C7DB"/>
            <w:right w:val="single" w:sz="8" w:space="20" w:color="B7C7DB"/>
          </w:pgBorders>
          <w:vAlign w:val="center"/>
          <w:titlePg/>
          <w:docGrid w:linePitch="312"/>
        </w:sectPr>
      </w:pPr>
    </w:p>
    <w:p>
      <w:pPr>
        <w:pStyle w:val="Normal"/>
        <w:spacing w:before="2200"/>
      </w:pPr>
    </w:p>
    <w:p>
      <w:pPr>
        <w:pStyle w:val="Normal"/>
        <w:spacing w:after="200"/>
        <w:jc w:val="center"/>
      </w:pPr>
      <w:r>
        <w:rPr>
          <w:rFonts w:ascii="Calibri" w:hAnsi="Calibri" w:eastAsia="微软雅黑"/>
          <w:b/>
          <w:bCs/>
          <w:color w:val="1F3864"/>
          <w:sz w:val="92"/>
          <w:szCs w:val="92"/>
        </w:rPr>
        <w:t xml:space="preserve">docx-master</w:t>
      </w:r>
    </w:p>
    <w:p>
      <w:pPr>
        <w:pStyle w:val="Normal"/>
        <w:spacing w:after="800"/>
        <w:jc w:val="center"/>
      </w:pPr>
      <w:r>
        <w:rPr>
          <w:rFonts w:ascii="Calibri" w:hAnsi="Calibri" w:eastAsia="微软雅黑"/>
          <w:color w:val="1F3864"/>
          <w:sz w:val="48"/>
          <w:szCs w:val="48"/>
        </w:rPr>
        <w:t xml:space="preserve">能力演示文档</w:t>
      </w:r>
    </w:p>
    <w:p>
      <w:pPr>
        <w:pStyle w:val="Normal"/>
        <w:spacing w:after="2800"/>
        <w:jc w:val="center"/>
      </w:pPr>
      <w:r>
        <w:rPr>
          <w:color w:val="595959"/>
          <w:sz w:val="26"/>
          <w:szCs w:val="26"/>
        </w:rPr>
        <w:t xml:space="preserve">OOXML 全要素逐项验证 · run/段落格式扩展 · 拼音注音 · 批注锚点保护</w:t>
      </w:r>
    </w:p>
    <w:p>
      <w:pPr>
        <w:pStyle w:val="Normal"/>
        <w:jc w:val="center"/>
      </w:pPr>
      <w:r>
        <w:rPr>
          <w:color w:val="404040"/>
          <w:sz w:val="24"/>
          <w:szCs w:val="24"/>
        </w:rPr>
        <w:t xml:space="preserve">编制：佐罗斯</w:t>
      </w:r>
    </w:p>
    <w:p>
      <w:pPr>
        <w:pStyle w:val="Normal"/>
        <w:jc w:val="center"/>
      </w:pPr>
      <w:r>
        <w:rPr>
          <w:color w:val="404040"/>
          <w:sz w:val="24"/>
          <w:szCs w:val="24"/>
        </w:rPr>
        <w:t xml:space="preserve">2026 年 10 月 14 日</w:t>
      </w:r>
    </w:p>
    <w:p>
      <w:pPr>
        <w:pStyle w:val="Normal"/>
        <w:spacing w:before="360"/>
        <w:jc w:val="center"/>
      </w:pPr>
      <w:r>
        <w:rPr>
          <w:color w:val="808080"/>
          <w:sz w:val="20"/>
          <w:szCs w:val="20"/>
        </w:rPr>
        <w:t xml:space="preserve">Generated by docx-master · github.com/Zok66/docx-master</w:t>
      </w:r>
    </w:p>
    <w:p>
      <w:r>
        <w:br w:type="page"/>
      </w:r>
    </w:p>
    <w:p>
      <w:pPr>
        <w:pStyle w:val="TOCHeading"/>
      </w:pPr>
      <w:r>
        <w:t>目录</w:t>
      </w:r>
    </w:p>
    <w:p>
      <w:r>
        <w:fldChar w:fldCharType="begin"/>
      </w:r>
      <w:r>
        <w:instrText xml:space="preserve"> TOC \o "1-3" \h \z </w:instrText>
      </w:r>
      <w:r>
        <w:fldChar w:fldCharType="separate"/>
      </w:r>
      <w:r>
        <w:t xml:space="preserve">（请在此处右键更新域以生成目录）</w:t>
      </w:r>
      <w:r>
        <w:fldChar w:fldCharType="end"/>
      </w:r>
    </w:p>
    <w:p>
      <w:pPr>
        <w:pStyle w:val="TOCHeading"/>
      </w:pPr>
      <w:r>
        <w:t>图目录</w:t>
      </w:r>
    </w:p>
    <w:p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（右键更新域以生成图目录）</w:t>
      </w:r>
      <w:r>
        <w:fldChar w:fldCharType="end"/>
      </w:r>
    </w:p>
    <w:p>
      <w:pPr>
        <w:pStyle w:val="TOCHeading"/>
      </w:pPr>
      <w:r>
        <w:t>表目录</w:t>
      </w:r>
    </w:p>
    <w:p>
      <w:r>
        <w:fldChar w:fldCharType="begin"/>
      </w:r>
      <w:r>
        <w:instrText xml:space="preserve"> TOC \h \z \c "Table" </w:instrText>
      </w:r>
      <w:r>
        <w:fldChar w:fldCharType="separate"/>
      </w:r>
      <w:r>
        <w:t xml:space="preserve">（右键更新域以生成表目录）</w:t>
      </w:r>
      <w:r>
        <w:fldChar w:fldCharType="end"/>
      </w:r>
    </w:p>
    <w:p>
      <w:pPr>
        <w:pStyle w:val="TOCHeading"/>
      </w:pPr>
      <w:r>
        <w:t>索引</w:t>
      </w:r>
    </w:p>
    <w:p>
      <w:r>
        <w:fldChar w:fldCharType="begin"/>
      </w:r>
      <w:r>
        <w:instrText xml:space="preserve"> INDEX \c "2" </w:instrText>
      </w:r>
      <w:r>
        <w:fldChar w:fldCharType="separate"/>
      </w:r>
      <w:r>
        <w:t xml:space="preserve">（右键更新域以生成索引）</w:t>
      </w:r>
      <w:r>
        <w:fldChar w:fldCharType="end"/>
      </w:r>
    </w:p>
    <w:p>
      <w:pPr>
        <w:pStyle w:val="BodyText"/>
      </w:pPr>
      <w:r>
        <w:t xml:space="preserve">本文档用于逐项验证 OOXML 直接写入能力。前置页依次为主目录、图目录、表目录与索引（均为域，在 Word 中更新后填充条目），随后五章分别覆盖文字格式与排版、页面与分节布局、引用与注释、表格与图形、样式与自动化。插入菜单里的「空白页」即连续两个分页符；「封面页」由下方的实例化封面（居中标题 + 作者信息 + 分页符）与构建基块库中的 coverPg 模板共同演示。</w:t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nextPage"/>
          <w:pgSz w:w="11906" w:h="16838"/>
          <w:pgMar w:top="1440" w:right="1797" w:bottom="1440" w:left="1797" w:header="851" w:footer="992" w:gutter="0"/>
          <w:pgBorders w:offsetFrom="page">
            <w:top w:val="single" w:sz="8" w:space="20" w:color="B7C7DB"/>
            <w:left w:val="single" w:sz="8" w:space="20" w:color="B7C7DB"/>
            <w:bottom w:val="single" w:sz="8" w:space="20" w:color="B7C7DB"/>
            <w:right w:val="single" w:sz="8" w:space="20" w:color="B7C7DB"/>
          </w:pgBorders>
          <w:pgNumType w:fmt="lowerRoman" w:start="1"/>
          <w:cols w:space="425"/>
          <w:titlePg/>
          <w:docGrid w:linePitch="312"/>
        </w:sectPr>
      </w:pPr>
    </w:p>
    <w:p>
      <w:pPr>
        <w:pStyle w:val="Heading1"/>
      </w:pPr>
      <w:bookmarkStart w:id="0" w:name="ch-format"/>
      <w:r>
        <w:t xml:space="preserve">文字格式与排版</w:t>
      </w:r>
      <w:bookmarkEnd w:id="0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字体与字符格式</w:t>
      </w:r>
    </w:p>
    <w:p>
      <w:pPr>
        <w:pStyle w:val="BodyText"/>
      </w:pPr>
      <w:r>
        <w:t xml:space="preserve">本段集中演示字符级格式：</w:t>
      </w:r>
      <w:r>
        <w:rPr>
          <w:b/>
          <w:bCs/>
        </w:rPr>
        <w:t xml:space="preserve">粗体</w:t>
      </w:r>
      <w:r>
        <w:t xml:space="preserve">、</w:t>
      </w:r>
      <w:r>
        <w:rPr>
          <w:i/>
          <w:iCs/>
        </w:rPr>
        <w:t xml:space="preserve">斜体</w:t>
      </w:r>
      <w:r>
        <w:t xml:space="preserve">、</w:t>
      </w:r>
      <w:r>
        <w:rPr>
          <w:u w:val="single"/>
        </w:rPr>
        <w:t xml:space="preserve">下划线</w:t>
      </w:r>
      <w:r>
        <w:t xml:space="preserve">、</w:t>
      </w:r>
      <w:r>
        <w:rPr>
          <w:strike/>
        </w:rPr>
        <w:t xml:space="preserve">删除线</w:t>
      </w:r>
      <w:r>
        <w:t xml:space="preserve">、</w:t>
      </w:r>
      <w:r>
        <w:rPr>
          <w:dstrike/>
        </w:rPr>
        <w:t xml:space="preserve">双删除线</w:t>
      </w:r>
      <w:r>
        <w:t xml:space="preserve">、</w:t>
      </w:r>
      <w:r>
        <w:t xml:space="preserve">上标x</w:t>
      </w:r>
      <w:r>
        <w:rPr>
          <w:vertAlign w:val="superscript"/>
        </w:rPr>
        <w:t xml:space="preserve">2</w:t>
      </w:r>
      <w:r>
        <w:t xml:space="preserve">、下标H</w:t>
      </w:r>
      <w:r>
        <w:rPr>
          <w:vertAlign w:val="subscript"/>
        </w:rPr>
        <w:t xml:space="preserve">2</w:t>
      </w:r>
      <w:r>
        <w:t xml:space="preserve">O，以及颜色与字号混排：</w:t>
      </w:r>
      <w:r>
        <w:rPr>
          <w:b/>
          <w:bCs/>
          <w:color w:val="C00000"/>
          <w:sz w:val="21"/>
          <w:szCs w:val="21"/>
        </w:rPr>
        <w:t xml:space="preserve">强调色小字号</w:t>
      </w:r>
      <w:r>
        <w:t xml:space="preserve">、</w:t>
      </w:r>
      <w:r>
        <w:rPr>
          <w:rFonts w:ascii="Consolas" w:hAnsi="Consolas" w:eastAsia="Consolas"/>
          <w:sz w:val="21"/>
          <w:szCs w:val="21"/>
        </w:rPr>
        <w:t xml:space="preserve">等宽字体</w:t>
      </w:r>
      <w:r>
        <w:t xml:space="preserve">。</w:t>
      </w:r>
    </w:p>
    <w:p>
      <w:pPr>
        <w:pStyle w:val="BodyText"/>
      </w:pPr>
      <w:r>
        <w:t xml:space="preserve">字符间距可加宽或紧缩，例如</w:t>
      </w:r>
      <w:r>
        <w:rPr>
          <w:spacing w:val="60"/>
        </w:rPr>
        <w:t xml:space="preserve"> 字 符 间 距 加 宽</w:t>
      </w:r>
      <w:r>
        <w:t xml:space="preserve">，也可用着重号标出</w:t>
      </w:r>
      <w:r>
        <w:rPr>
          <w:em w:val="dot"/>
        </w:rPr>
        <w:t xml:space="preserve">重点</w:t>
      </w:r>
      <w:r>
        <w:t xml:space="preserve">；中英混排时不再手工插入空格，交给Word的autoSpace自动处理。</w:t>
      </w:r>
    </w:p>
    <w:p>
      <w:pPr>
        <w:pStyle w:val="BodyText"/>
        <w:framePr w:dropCap="drop" w:lines="2" w:wrap="around" w:vAnchor="text" w:hAnchor="text"/>
      </w:pPr>
      <w:r>
        <w:rPr>
          <w:sz w:val="42"/>
          <w:szCs w:val="42"/>
        </w:rPr>
        <w:t xml:space="preserve">首</w:t>
      </w:r>
      <w:r>
        <w:rPr/>
        <w:t xml:space="preserve">字下沉常用于章节开篇：本段第一个字符会被放大并下沉两行，后续文字自动环绕。该效果由扩展通道写入段落框架属性实现，无需手工拆字。</w:t>
      </w:r>
    </w:p>
    <w:p>
      <w:pPr>
        <w:pStyle w:val="Heading2"/>
      </w:pPr>
      <w:r>
        <w:t xml:space="preserve">段落设置与列表</w:t>
      </w:r>
    </w:p>
    <w:p>
      <w:pPr>
        <w:pStyle w:val="BodyText"/>
      </w:pPr>
      <w:r>
        <w:t xml:space="preserve">本段为两端对齐正文，行距1.5倍，首行缩进两个字符，段后间距6磅。段落级属性还包括段前间距、左缩进、右缩进、悬挂缩进与大纲级别，均可在样式或段落上单独声明。</w:t>
      </w:r>
    </w:p>
    <w:p>
      <w:pPr>
        <w:pStyle w:val="BodyText"/>
        <w:ind w:firstLine="0"/>
        <w:jc w:val="right"/>
      </w:pPr>
      <w:r>
        <w:t xml:space="preserve">本段右对齐，常用于落款、日期与署名。</w:t>
      </w:r>
    </w:p>
    <w:p>
      <w:pPr>
        <w:pStyle w:val="BodyText"/>
        <w:ind w:firstLine="0"/>
        <w:jc w:val="center"/>
      </w:pPr>
      <w:r>
        <w:t xml:space="preserve">本段居中，常用于标语、图表标题与强调句。</w:t>
      </w:r>
    </w:p>
    <w:p>
      <w:pPr>
        <w:pStyle w:val="BodyText"/>
        <w:ind w:hangingChars="200" w:leftChars="200"/>
      </w:pPr>
      <w:r>
        <w:t xml:space="preserve">本段演示悬挂缩进：左缩进两个字符，首行再向左突出两个字符，是参考文献与术语表的标准排法。</w:t>
      </w:r>
    </w:p>
    <w:p>
      <w:pPr>
        <w:pStyle w:val="CodeBlock"/>
      </w:pPr>
      <w:r>
        <w:t xml:space="preserve">node scripts/apply.js --dry-run config.json</w:t>
      </w:r>
    </w:p>
    <w:p>
      <w:pPr>
        <w:pStyle w:val="Heading3"/>
      </w:pPr>
      <w:r>
        <w:t xml:space="preserve">项目符号列表</w:t>
      </w:r>
    </w:p>
    <w:p>
      <w:pPr>
        <w:pStyle w:val="ListBullet"/>
      </w:pPr>
      <w:r>
        <w:t xml:space="preserve">项目符号由多级编号方案统一提供，标记不写入文本。</w:t>
      </w:r>
    </w:p>
    <w:p>
      <w:pPr>
        <w:pStyle w:val="ListBullet"/>
      </w:pPr>
      <w:r>
        <w:t xml:space="preserve">符号样式、缩进与制表位均来自编号定义。</w:t>
      </w:r>
    </w:p>
    <w:p>
      <w:pPr>
        <w:pStyle w:val="ListBullet"/>
      </w:pPr>
      <w:r>
        <w:t xml:space="preserve">正文中不会出现手打的圆点或短横线。</w:t>
      </w:r>
    </w:p>
    <w:p>
      <w:pPr>
        <w:pStyle w:val="Heading3"/>
      </w:pPr>
      <w:r>
        <w:t xml:space="preserve">编号列表</w:t>
      </w:r>
    </w:p>
    <w:p>
      <w:pPr>
        <w:pStyle w:val="ListNumber"/>
        <w:numPr>
          <w:ilvl w:val="0"/>
          <w:numId w:val="6"/>
        </w:numPr>
      </w:pPr>
      <w:r>
        <w:t xml:space="preserve">编号随段落自动生成，插入或删除条目时自动重排。</w:t>
      </w:r>
    </w:p>
    <w:p>
      <w:pPr>
        <w:pStyle w:val="ListNumber"/>
        <w:numPr>
          <w:ilvl w:val="0"/>
          <w:numId w:val="6"/>
        </w:numPr>
      </w:pPr>
      <w:r>
        <w:t xml:space="preserve">单级方案可配置为每段独立重启。</w:t>
      </w:r>
    </w:p>
    <w:p>
      <w:pPr>
        <w:pStyle w:val="ListNumber"/>
        <w:numPr>
          <w:ilvl w:val="0"/>
          <w:numId w:val="6"/>
        </w:numPr>
      </w:pPr>
      <w:r>
        <w:t xml:space="preserve">列表样式与标题编号互不干扰。</w:t>
      </w:r>
    </w:p>
    <w:p>
      <w:pPr>
        <w:pStyle w:val="BodyText"/>
      </w:pPr>
      <w:r>
        <w:t xml:space="preserve">本段插在编号列表之后，用于验证restart策略确实生效。</w:t>
      </w:r>
    </w:p>
    <w:p>
      <w:pPr>
        <w:pStyle w:val="Heading3"/>
      </w:pPr>
      <w:r>
        <w:t xml:space="preserve">多级列表</w:t>
      </w:r>
    </w:p>
    <w:p>
      <w:pPr>
        <w:pStyle w:val="ListMulti1"/>
      </w:pPr>
      <w:r>
        <w:t xml:space="preserve">一级条目：编号格式为阿拉伯数字加句点</w:t>
      </w:r>
    </w:p>
    <w:p>
      <w:pPr>
        <w:pStyle w:val="ListMulti2"/>
      </w:pPr>
      <w:r>
        <w:t xml:space="preserve">二级条目：编号格式为小写字母加右括号</w:t>
      </w:r>
    </w:p>
    <w:p>
      <w:pPr>
        <w:pStyle w:val="ListMulti3"/>
      </w:pPr>
      <w:r>
        <w:t xml:space="preserve">三级条目：编号格式为小写罗马数字</w:t>
      </w:r>
    </w:p>
    <w:p>
      <w:pPr>
        <w:pStyle w:val="ListMulti2"/>
      </w:pPr>
      <w:r>
        <w:t xml:space="preserve">二级条目：上级计数递增时自动重置</w:t>
      </w:r>
    </w:p>
    <w:p>
      <w:pPr>
        <w:pStyle w:val="ListMulti1"/>
      </w:pPr>
      <w:r>
        <w:t xml:space="preserve">一级条目：回到第一级继续编号</w:t>
      </w:r>
    </w:p>
    <w:p>
      <w:pPr>
        <w:pStyle w:val="BodyText"/>
      </w:pPr>
      <w:r>
        <w:t xml:space="preserve">超链接同时支持外部网址与文档内部跳转，例如访问</w:t>
      </w:r>
      <w:hyperlink r:id="rId4" w:history="1">
        <w:r>
          <w:rPr>
            <w:rStyle w:val="Hyperlink"/>
          </w:rPr>
          <w:t xml:space="preserve">docx.js.org</w:t>
        </w:r>
      </w:hyperlink>
      <w:r>
        <w:t xml:space="preserve">查看OOXML生态，或直接跳到</w:t>
      </w:r>
      <w:hyperlink w:anchor="ch-tables">
        <w:r>
          <w:rPr>
            <w:rStyle w:val="Hyperlink"/>
          </w:rPr>
          <w:t xml:space="preserve">表格与图形</w:t>
        </w:r>
      </w:hyperlink>
      <w:r>
        <w:t xml:space="preserve">一章。</w:t>
      </w:r>
    </w:p>
    <w:p>
      <w:pPr>
        <w:pStyle w:val="Heading1"/>
      </w:pPr>
      <w:bookmarkStart w:id="1" w:name="ch-pagesetup"/>
      <w:r>
        <w:t xml:space="preserve">页面与分节布局</w:t>
      </w:r>
      <w:bookmarkEnd w:id="1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页面设置与页眉页脚</w:t>
      </w:r>
    </w:p>
    <w:p>
      <w:pPr>
        <w:pStyle w:val="BodyText"/>
      </w:pPr>
      <w:r>
        <w:t xml:space="preserve">全文采用A4纵向纸张，上下边距2.54厘米、左右边距3.17厘米，装订线宽度默认为0——装订线是节级属性，只有A3横向节保留了1厘米作演示，其余页面不留空白侧栏。页眉距页边1.5厘米、页脚距页边1.75厘米，页码格式为阿拉伯数字并从1起编。</w:t>
      </w:r>
    </w:p>
    <w:p>
      <w:pPr>
        <w:pStyle w:val="BodyText"/>
      </w:pPr>
      <w:r>
        <w:t xml:space="preserve">页眉区已配置三个版本：默认页眉居中并用STYLEREF域自动跟随当前章标题，偶数页页眉改为右对齐的全称版本，首页页眉留空；页脚区同样区分默认、偶数页与首页，其中默认页脚包含页码域与总页数域。页眉下沿与页脚上沿各有一条分隔线。</w:t>
      </w:r>
    </w:p>
    <w:p>
      <w:pPr>
        <w:pStyle w:val="Heading2"/>
      </w:pPr>
      <w:r>
        <w:t xml:space="preserve">分节符与分栏</w:t>
      </w:r>
    </w:p>
    <w:p>
      <w:pPr>
        <w:pStyle w:val="BodyText"/>
      </w:pPr>
      <w:r>
        <w:t xml:space="preserve">分节符是页面级差异的载体：纸张方向、页边距、页码格式、分栏数与文字方向都以节为单位生效。下面在“分栏”标题之后插入一个连续分节符，使该节内容排为两栏，节末再切回单栏。</w:t>
      </w:r>
    </w:p>
    <w:p>
      <w:pPr>
        <w:pStyle w:val="Heading3"/>
      </w:pPr>
      <w:r>
        <w:t xml:space="preserve">分栏排版</w:t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continuous"/>
          <w:pgSz w:w="11906" w:h="16838"/>
          <w:pgMar w:top="1440" w:right="1797" w:bottom="1440" w:left="1797" w:header="851" w:footer="992" w:gutter="0"/>
          <w:pgBorders w:offsetFrom="page">
            <w:top w:val="single" w:sz="8" w:space="20" w:color="B7C7DB"/>
            <w:left w:val="single" w:sz="8" w:space="20" w:color="B7C7DB"/>
            <w:bottom w:val="single" w:sz="8" w:space="20" w:color="B7C7DB"/>
            <w:right w:val="single" w:sz="8" w:space="20" w:color="B7C7DB"/>
          </w:pgBorders>
          <w:cols w:space="425"/>
          <w:titlePg/>
          <w:docGrid w:linePitch="312"/>
        </w:sectPr>
      </w:pPr>
    </w:p>
    <w:p>
      <w:pPr>
        <w:pStyle w:val="BodyText"/>
      </w:pPr>
      <w:r>
        <w:t xml:space="preserve">本段起进入双栏区域。双栏排版常用于简报、论文集与海报式文档，栏间距与分隔线都可在节属性中声明。分栏属于节级属性，因此必须借助分节符实现，而非段落级设置。</w:t>
      </w:r>
    </w:p>
    <w:p>
      <w:pPr>
        <w:pStyle w:val="BodyText"/>
      </w:pPr>
      <w:r>
        <w:t xml:space="preserve">本段仍属于双栏节。可以看到节内各段自动在栏间平衡流动，跨栏内容会先填满左栏再进入右栏，符合Word的分栏排版模型。</w:t>
      </w:r>
    </w:p>
    <w:p>
      <w:pPr>
        <w:pStyle w:val="BodyText"/>
      </w:pPr>
      <w:r>
        <w:t xml:space="preserve">本段为双栏节的最后一段，其后插入的分节符会把后续内容恢复为单栏，并保持页边距、页眉页脚引用与纸张设置不变。</w:t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continuous"/>
          <w:pgSz w:w="11906" w:h="16838"/>
          <w:pgMar w:top="1440" w:right="1797" w:bottom="1440" w:left="1797" w:header="851" w:footer="992" w:gutter="0"/>
          <w:pgBorders w:offsetFrom="page">
            <w:top w:val="single" w:sz="8" w:space="20" w:color="B7C7DB"/>
            <w:left w:val="single" w:sz="8" w:space="20" w:color="B7C7DB"/>
            <w:bottom w:val="single" w:sz="8" w:space="20" w:color="B7C7DB"/>
            <w:right w:val="single" w:sz="8" w:space="20" w:color="B7C7DB"/>
          </w:pgBorders>
          <w:cols w:num="2" w:space="425" w:sep="1"/>
          <w:titlePg/>
          <w:docGrid w:linePitch="312"/>
        </w:sectPr>
      </w:pPr>
    </w:p>
    <w:p>
      <w:pPr>
        <w:pStyle w:val="Heading2"/>
      </w:pPr>
      <w:r>
        <w:t xml:space="preserve">分页与文字方向</w:t>
      </w:r>
    </w:p>
    <w:p>
      <w:pPr>
        <w:pStyle w:val="BodyText"/>
      </w:pPr>
      <w:r>
        <w:t xml:space="preserve">分页符可以强制内容从新页开始。以下句子之后即插入一个分页符，用于验证分页与分节的区别：分节改版式，分页只换页。</w:t>
      </w:r>
    </w:p>
    <w:p>
      <w:r>
        <w:br w:type="page"/>
      </w:r>
    </w:p>
    <w:p>
      <w:pPr>
        <w:pStyle w:val="BodyText"/>
      </w:pPr>
      <w:r>
        <w:t xml:space="preserve">本段位于分页符之后，应出现在新的一页开头。文字方向（横排与竖排）属于节级属性，本文档在最后另起一节演示竖排，以免影响正文版式。</w:t>
      </w:r>
    </w:p>
    <w:p>
      <w:pPr>
        <w:pStyle w:val="Heading1"/>
      </w:pPr>
      <w:bookmarkStart w:id="2" w:name="ch-cite"/>
      <w:r>
        <w:t xml:space="preserve">引用与注释</w:t>
      </w:r>
      <w:bookmarkEnd w:id="2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脚注与尾注</w:t>
      </w:r>
    </w:p>
    <w:p>
      <w:pPr>
        <w:pStyle w:val="BodyText"/>
      </w:pPr>
      <w:r>
        <w:t xml:space="preserve">学术与合规文档常需对术语或来源作旁注。本段末尾将追加一个脚注引用标记，脚注锚点在此。</w:t>
      </w:r>
      <w:r>
        <w:rPr>
          <w:rStyle w:val="FootnoteReference"/>
          <w:vertAlign w:val="superscript"/>
        </w:rPr>
        <w:footnoteReference w:id="1"/>
      </w:r>
      <w:r>
        <w:rPr>
          <w:vanish/>
        </w:rPr>
        <w:fldChar w:fldCharType="begin"/>
      </w:r>
      <w:r>
        <w:rPr>
          <w:vanish/>
        </w:rPr>
        <w:instrText xml:space="preserve"> XE "脚注" </w:instrText>
      </w:r>
      <w:r>
        <w:rPr>
          <w:vanish/>
        </w:rPr>
        <w:fldChar w:fldCharType="end"/>
      </w:r>
    </w:p>
    <w:p>
      <w:pPr>
        <w:pStyle w:val="BodyText"/>
      </w:pPr>
      <w:r>
        <w:t xml:space="preserve">尾注的机制与脚注一致，但正文标记集中落在文末或节末。本段末尾将追加一个尾注引用标记，尾注锚点在此。</w:t>
      </w:r>
      <w:r>
        <w:rPr>
          <w:rStyle w:val="EndnoteReference"/>
          <w:vertAlign w:val="superscript"/>
        </w:rPr>
        <w:endnoteReference w:id="1"/>
      </w:r>
    </w:p>
    <w:p>
      <w:pPr>
        <w:pStyle w:val="Heading2"/>
      </w:pPr>
      <w:r>
        <w:t xml:space="preserve">题注与交叉引用</w:t>
      </w:r>
    </w:p>
    <w:p>
      <w:pPr>
        <w:pStyle w:val="BodyText"/>
      </w:pPr>
      <w:r>
        <w:t xml:space="preserve">题注由SEQ域驱动、按章自动编号，交叉引用由REF域解析，两者都不写死数字。例如系统架构如</w:t>
      </w:r>
      <w:r>
        <w:fldChar w:fldCharType="begin"/>
      </w:r>
      <w:r>
        <w:instrText xml:space="preserve"> REF fig-arch \h </w:instrText>
      </w:r>
      <w:r>
        <w:fldChar w:fldCharType="separate"/>
      </w:r>
      <w:r>
        <w:t xml:space="preserve">图3.1</w:t>
      </w:r>
      <w:r>
        <w:fldChar w:fldCharType="end"/>
      </w:r>
      <w:r>
        <w:t xml:space="preserve">所示，能力汇总见</w:t>
      </w:r>
      <w:r>
        <w:fldChar w:fldCharType="begin"/>
      </w:r>
      <w:r>
        <w:instrText xml:space="preserve"> REF tab-metrics \h </w:instrText>
      </w:r>
      <w:r>
        <w:fldChar w:fldCharType="separate"/>
      </w:r>
      <w:r>
        <w:t xml:space="preserve">表4.1</w:t>
      </w:r>
      <w:r>
        <w:fldChar w:fldCharType="end"/>
      </w:r>
      <w:r>
        <w:t xml:space="preserve">，排序示例见</w:t>
      </w:r>
      <w:r>
        <w:fldChar w:fldCharType="begin"/>
      </w:r>
      <w:r>
        <w:instrText xml:space="preserve"> REF tab-sort \h </w:instrText>
      </w:r>
      <w:r>
        <w:fldChar w:fldCharType="separate"/>
      </w:r>
      <w:r>
        <w:t xml:space="preserve">表4.2</w:t>
      </w:r>
      <w:r>
        <w:fldChar w:fldCharType="end"/>
      </w:r>
      <w:r>
        <w:t xml:space="preserve">，勾股定理见式</w:t>
      </w:r>
      <w:r>
        <w:fldChar w:fldCharType="begin"/>
      </w:r>
      <w:r>
        <w:instrText xml:space="preserve"> REF eq-pythagoras \h </w:instrText>
      </w:r>
      <w:r>
        <w:fldChar w:fldCharType="separate"/>
      </w:r>
      <w:r>
        <w:t xml:space="preserve">(4.1)</w:t>
      </w:r>
      <w:r>
        <w:fldChar w:fldCharType="end"/>
      </w:r>
      <w:r>
        <w:t xml:space="preserve">；章节引用同样可用，例如</w:t>
      </w:r>
      <w:r>
        <w:fldChar w:fldCharType="begin"/>
      </w:r>
      <w:r>
        <w:instrText xml:space="preserve"> REF ch-format \n \h </w:instrText>
      </w:r>
      <w:r>
        <w:fldChar w:fldCharType="separate"/>
      </w:r>
      <w:r>
        <w:t xml:space="preserve">第一章</w:t>
      </w:r>
      <w:r>
        <w:fldChar w:fldCharType="end"/>
      </w:r>
      <w:r>
        <w:t xml:space="preserve">与</w:t>
      </w:r>
      <w:r>
        <w:fldChar w:fldCharType="begin"/>
      </w:r>
      <w:r>
        <w:instrText xml:space="preserve"> REF ch-styles \n \h </w:instrText>
      </w:r>
      <w:r>
        <w:fldChar w:fldCharType="separate"/>
      </w:r>
      <w:r>
        <w:t xml:space="preserve">第五章</w:t>
      </w:r>
      <w:r>
        <w:fldChar w:fldCharType="end"/>
      </w:r>
      <w:r>
        <w:t xml:space="preserve">。移动目标后，只需更新域即可重排编号。</w:t>
      </w:r>
      <w:r>
        <w:rPr>
          <w:vanish/>
        </w:rPr>
        <w:fldChar w:fldCharType="begin"/>
      </w:r>
      <w:r>
        <w:rPr>
          <w:vanish/>
        </w:rPr>
        <w:instrText xml:space="preserve"> XE "题注" </w:instrText>
      </w:r>
      <w:r>
        <w:rPr>
          <w:vanish/>
        </w:rPr>
        <w:fldChar w:fldCharType="end"/>
      </w:r>
    </w:p>
    <w:p>
      <w:pPr>
        <w:pStyle w:val="FigureImage"/>
      </w:pPr>
      <w:r>
        <w:drawing>
          <wp:inline xmlns:wp="http://schemas.openxmlformats.org/drawingml/2006/wordprocessingDrawing" distT="0" distB="0" distL="0" distR="0">
            <wp:extent cx="4320000" cy="2592000"/>
            <wp:effectExtent l="0" t="0" r="0" b="0"/>
            <wp:docPr id="1" name="系统架构示意图" descr="系统架构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系统架构示意图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3" w:name="fig-arch"/>
      <w:r>
        <w:t xml:space="preserve">图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 xml:space="preserve">1</w:t>
      </w:r>
      <w:r>
        <w:fldChar w:fldCharType="end"/>
      </w:r>
      <w:bookmarkEnd w:id="3"/>
      <w:r>
        <w:t xml:space="preserve"> </w:t>
      </w:r>
      <w:r>
        <w:t xml:space="preserve">能力演示文档的系统架构示意（嵌入式图片，居中，题注在下）</w:t>
      </w:r>
    </w:p>
    <w:p>
      <w:pPr>
        <w:pStyle w:val="Heading2"/>
      </w:pPr>
      <w:r>
        <w:t xml:space="preserve">参考文献与引文</w:t>
      </w:r>
    </w:p>
    <w:p>
      <w:pPr>
        <w:pStyle w:val="BodyText"/>
      </w:pPr>
      <w:r>
        <w:t xml:space="preserve">引文与书目采用 Word 原生的文献源机制：本段末尾插入一条 CITATION 域，文末的 BIBLIOGRAPHY 域在更新后生成完整书目。</w:t>
      </w:r>
      <w:r>
        <w:fldChar w:fldCharType="begin"/>
      </w:r>
      <w:r>
        <w:instrText xml:space="preserve"> CITATION OOXML2016 \l 2052 </w:instrText>
      </w:r>
      <w:r>
        <w:fldChar w:fldCharType="separate"/>
      </w:r>
      <w:r>
        <w:t xml:space="preserve">[OOXML2016]</w:t>
      </w:r>
      <w:r>
        <w:fldChar w:fldCharType="end"/>
      </w:r>
    </w:p>
    <w:p>
      <w:r>
        <w:fldChar w:fldCharType="begin"/>
      </w:r>
      <w:r>
        <w:instrText xml:space="preserve"> BIBLIOGRAPHY \l 2052 </w:instrText>
      </w:r>
      <w:r>
        <w:fldChar w:fldCharType="separate"/>
      </w:r>
      <w:r>
        <w:t xml:space="preserve">（更新域以生成书目）</w:t>
      </w:r>
      <w:r>
        <w:fldChar w:fldCharType="end"/>
      </w:r>
    </w:p>
    <w:p>
      <w:pPr>
        <w:pStyle w:val="BodyText"/>
      </w:pPr>
      <w:r>
        <w:t xml:space="preserve">正文引用采用上标顺序编码制，如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ref-1 \n \h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 xml:space="preserve">[1]</w:t>
      </w:r>
      <w:r>
        <w:rPr>
          <w:vertAlign w:val="superscript"/>
        </w:rPr>
        <w:fldChar w:fldCharType="end"/>
      </w:r>
      <w:r>
        <w:t xml:space="preserve">与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ref-2 \n \h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 xml:space="preserve">[2]</w:t>
      </w:r>
      <w:r>
        <w:rPr>
          <w:vertAlign w:val="superscript"/>
        </w:rPr>
        <w:fldChar w:fldCharType="end"/>
      </w:r>
      <w:r>
        <w:t xml:space="preserve">；也可使用行内方括号形式</w:t>
      </w:r>
      <w:r>
        <w:fldChar w:fldCharType="begin"/>
      </w:r>
      <w:r>
        <w:instrText xml:space="preserve"> REF ref-3 \n \h </w:instrText>
      </w:r>
      <w:r>
        <w:fldChar w:fldCharType="separate"/>
      </w:r>
      <w:r>
        <w:t xml:space="preserve">[3]</w:t>
      </w:r>
      <w:r>
        <w:fldChar w:fldCharType="end"/>
      </w:r>
      <w:r>
        <w:t xml:space="preserve">。参考文献条目使用悬挂缩进，方括号编号由编号方案提供，不在文本中手写。</w:t>
      </w:r>
    </w:p>
    <w:p>
      <w:pPr>
        <w:pStyle w:val="Heading3"/>
      </w:pPr>
      <w:r>
        <w:t xml:space="preserve">参考文献</w:t>
      </w:r>
    </w:p>
    <w:p>
      <w:pPr>
        <w:pStyle w:val="Reference"/>
      </w:pPr>
      <w:bookmarkStart w:id="4" w:name="ref-1"/>
      <w:r>
        <w:t xml:space="preserve">W3C. Office Open XML文件格式：第1部分 基础与标记语言参考（ECMA-376）[S]. 第5版. 日内瓦: ISO/IEC, 2016.</w:t>
      </w:r>
      <w:bookmarkEnd w:id="4"/>
    </w:p>
    <w:p>
      <w:pPr>
        <w:pStyle w:val="Reference"/>
      </w:pPr>
      <w:bookmarkStart w:id="5" w:name="ref-2"/>
      <w:r>
        <w:t xml:space="preserve">姜文波. 中文排版需求[M]. 北京: 人民邮电出版社, 2021.</w:t>
      </w:r>
      <w:bookmarkEnd w:id="5"/>
    </w:p>
    <w:p>
      <w:pPr>
        <w:pStyle w:val="Reference"/>
      </w:pPr>
      <w:bookmarkStart w:id="6" w:name="ref-3"/>
      <w:r>
        <w:t xml:space="preserve">Microsoft. 域代码与交叉引用最佳实践[EB/OL]. (2025-06-18)[2026-10-13]. https://support.microsoft.com/.</w:t>
      </w:r>
      <w:bookmarkEnd w:id="6"/>
    </w:p>
    <w:p>
      <w:pPr>
        <w:pStyle w:val="Heading2"/>
      </w:pPr>
      <w:r>
        <w:t xml:space="preserve">域与自动更新内容</w:t>
      </w:r>
    </w:p>
    <w:p>
      <w:pPr>
        <w:pStyle w:val="BodyText"/>
      </w:pPr>
      <w:r>
        <w:t xml:space="preserve">本文档由</w:t>
      </w:r>
      <w:r>
        <w:fldChar w:fldCharType="begin"/>
      </w:r>
      <w:r>
        <w:instrText xml:space="preserve"> DATE </w:instrText>
      </w:r>
      <w:r>
        <w:fldChar w:fldCharType="separate"/>
      </w:r>
      <w:r>
        <w:t xml:space="preserve"/>
      </w:r>
      <w:r>
        <w:fldChar w:fldCharType="end"/>
      </w:r>
      <w:r>
        <w:t xml:space="preserve">生成，共</w:t>
      </w:r>
      <w:r>
        <w:fldChar w:fldCharType="begin"/>
      </w:r>
      <w:r>
        <w:instrText xml:space="preserve"> NUMPAGES </w:instrText>
      </w:r>
      <w:r>
        <w:fldChar w:fldCharType="separate"/>
      </w:r>
      <w:r>
        <w:t xml:space="preserve">1</w:t>
      </w:r>
      <w:r>
        <w:fldChar w:fldCharType="end"/>
      </w:r>
      <w:r>
        <w:t xml:space="preserve">页；当前页码与总页数由页脚的PAGE、NUMPAGES域呈现。目录、图表目录与索引同样是域，需在Word中按F9更新后填充条目。</w:t>
      </w:r>
    </w:p>
    <w:p>
      <w:r>
        <w:fldChar w:fldCharType="begin"/>
      </w:r>
      <w:r>
        <w:instrText xml:space="preserve"> TIME \@ "HH:mm:ss" </w:instrText>
      </w:r>
      <w:r>
        <w:fldChar w:fldCharType="separate"/>
      </w:r>
      <w:r>
        <w:t xml:space="preserve">10:30:00</w:t>
      </w:r>
      <w:r>
        <w:fldChar w:fldCharType="end"/>
      </w:r>
    </w:p>
    <w:p>
      <w:r>
        <w:fldChar w:fldCharType="begin"/>
      </w:r>
      <w:r>
        <w:instrText xml:space="preserve"> AUTHOR \* MERGEFORMAT </w:instrText>
      </w:r>
      <w:r>
        <w:fldChar w:fldCharType="separate"/>
      </w:r>
      <w:r>
        <w:t xml:space="preserve">佐罗斯</w:t>
      </w:r>
      <w:r>
        <w:fldChar w:fldCharType="end"/>
      </w:r>
    </w:p>
    <w:p>
      <w:r>
        <w:fldChar w:fldCharType="begin"/>
      </w:r>
      <w:r>
        <w:instrText xml:space="preserve"> SEQ DemoSeq \* ARABIC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Heading1"/>
      </w:pPr>
      <w:bookmarkStart w:id="16" w:name="chTablesRange"/>
      <w:bookmarkStart w:id="7" w:name="ch-tables"/>
      <w:r>
        <w:t xml:space="preserve">表格与图形</w:t>
      </w:r>
      <w:bookmarkEnd w:id="7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复杂表格</w:t>
      </w:r>
    </w:p>
    <w:p>
      <w:pPr>
        <w:pStyle w:val="BodyText"/>
      </w:pPr>
      <w:r>
        <w:t xml:space="preserve">下表汇集了合并单元格、跨页表头重复、单元格文字方向、单元格边距与单元格公式五项能力，成绩统计见</w:t>
      </w:r>
      <w:r>
        <w:fldChar w:fldCharType="begin"/>
      </w:r>
      <w:r>
        <w:instrText xml:space="preserve"> REF tab-metrics \h </w:instrText>
      </w:r>
      <w:r>
        <w:fldChar w:fldCharType="separate"/>
      </w:r>
      <w:r>
        <w:t xml:space="preserve">表4.1</w:t>
      </w:r>
      <w:r>
        <w:fldChar w:fldCharType="end"/>
      </w:r>
      <w:r>
        <w:t xml:space="preserve">。</w:t>
      </w:r>
    </w:p>
    <w:p>
      <w:pPr>
        <w:pStyle w:val="TableCaption"/>
      </w:pPr>
      <w:bookmarkStart w:id="8" w:name="tab-metrics"/>
      <w:r>
        <w:t xml:space="preserve">表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 xml:space="preserve">1</w:t>
      </w:r>
      <w:r>
        <w:fldChar w:fldCharType="end"/>
      </w:r>
      <w:bookmarkEnd w:id="8"/>
      <w:r>
        <w:t xml:space="preserve"> </w:t>
      </w:r>
      <w:r>
        <w:t xml:space="preserve">表格能力汇总（表头两行、跨页重复、合并单元格、竖排单元格、单元格公式）</w:t>
      </w:r>
    </w:p>
    <w:tbl>
      <w:tblPr>
        <w:tblW w:w="0" w:type="auto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single" w:sz="6" w:space="0" w:color="auto"/>
          <w:insideV w:val="nil"/>
        </w:tblBorders>
      </w:tblPr>
      <w:tblGrid>
        <w:gridCol w:w="1474"/>
        <w:gridCol w:w="2608"/>
        <w:gridCol w:w="1247"/>
        <w:gridCol w:w="1247"/>
      </w:tblGrid>
      <w:tr>
        <w:trPr>
          <w:tblHeader/>
        </w:trPr>
        <w:tc>
          <w:tcPr>
            <w:gridSpan w:val="2"/>
            <w:vAlign w:val="center"/>
          </w:tcPr>
          <w:p>
            <w:pPr>
              <w:pStyle w:val="TableHeader"/>
            </w:pPr>
            <w:r>
              <w:t xml:space="preserve">能力域</w:t>
            </w:r>
          </w:p>
        </w:tc>
        <w:tc>
          <w:tcPr>
            <w:gridSpan w:val="2"/>
            <w:vAlign w:val="center"/>
          </w:tcPr>
          <w:p>
            <w:pPr>
              <w:pStyle w:val="TableHeader"/>
            </w:pPr>
            <w:r>
              <w:t xml:space="preserve">覆盖情况</w:t>
            </w:r>
          </w:p>
        </w:tc>
      </w:tr>
      <w:tr>
        <w:trPr>
          <w:tblHeader/>
        </w:trPr>
        <w:tc>
          <w:tcPr>
            <w:vAlign w:val="center"/>
          </w:tcPr>
          <w:p>
            <w:pPr>
              <w:pStyle w:val="TableHeader"/>
            </w:pPr>
            <w:r>
              <w:t xml:space="preserve">能力项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说明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子项数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已实现</w:t>
            </w:r>
          </w:p>
        </w:tc>
      </w:tr>
      <w:tr>
        <w:tc>
          <w:tcPr>
            <w:vMerge w:val="restart"/>
            <w:vAlign w:val="center"/>
          </w:tcPr>
          <w:p>
            <w:r>
              <w:t xml:space="preserve">引用注释类</w:t>
            </w:r>
          </w:p>
        </w:tc>
        <w:tc>
          <w:tcPr>
            <w:vAlign w:val="center"/>
          </w:tcPr>
          <w:p>
            <w:r>
              <w:t xml:space="preserve">脚注、尾注、题注、交叉引用</w:t>
            </w:r>
          </w:p>
        </w:tc>
        <w:tc>
          <w:tcPr>
            <w:vAlign w:val="center"/>
          </w:tcPr>
          <w:p>
            <w:r>
              <w:t xml:space="preserve">10</w:t>
            </w:r>
          </w:p>
        </w:tc>
        <w:tc>
          <w:tcPr>
            <w:vAlign w:val="center"/>
          </w:tcPr>
          <w:p>
            <w:r>
              <w:t xml:space="preserve">10</w:t>
            </w:r>
          </w:p>
        </w:tc>
      </w:tr>
      <w:tr>
        <w:tc>
          <w:tcPr>
            <w:vMerge/>
          </w:tcPr>
          <w:p/>
        </w:tc>
        <w:tc>
          <w:tcPr>
            <w:vAlign w:val="center"/>
          </w:tcPr>
          <w:p>
            <w:r>
              <w:t xml:space="preserve">书目、索引、图表目录</w:t>
            </w:r>
          </w:p>
        </w:tc>
        <w:tc>
          <w:tcPr>
            <w:vAlign w:val="center"/>
          </w:tcPr>
          <w:p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5</w:t>
            </w:r>
          </w:p>
        </w:tc>
      </w:tr>
      <w:tr>
        <w:tc>
          <w:tcPr>
            <w:vAlign w:val="center"/>
          </w:tcPr>
          <w:p>
            <w:r>
              <w:t xml:space="preserve">表格与图形</w:t>
            </w:r>
          </w:p>
        </w:tc>
        <w:tc>
          <w:tcPr>
            <w:vAlign w:val="center"/>
          </w:tcPr>
          <w:tbl>
            <w:tblPr>
              <w:tblW w:w="0" w:type="auto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1700"/>
              <w:gridCol w:w="1000"/>
              <w:gridCol w:w="1000"/>
            </w:tblGrid>
            <w:tr>
              <w:tc>
                <w:tcPr>
                  <w:tcW w:w="1700" w:type="dxa"/>
                  <w:shd w:val="clear" w:color="auto" w:fill="E8F0FE"/>
                </w:tcPr>
                <w:p>
                  <w:r>
                    <w:rPr>
                      <w:b/>
                    </w:rPr>
                    <w:t xml:space="preserve">子项</w:t>
                  </w:r>
                </w:p>
              </w:tc>
              <w:tc>
                <w:tcPr>
                  <w:tcW w:w="1000" w:type="dxa"/>
                  <w:shd w:val="clear" w:color="auto" w:fill="E8F0FE"/>
                </w:tcPr>
                <w:p>
                  <w:r>
                    <w:rPr>
                      <w:b/>
                    </w:rPr>
                    <w:t xml:space="preserve">数量</w:t>
                  </w:r>
                </w:p>
              </w:tc>
              <w:tc>
                <w:tcPr>
                  <w:tcW w:w="1000" w:type="dxa"/>
                  <w:shd w:val="clear" w:color="auto" w:fill="E8F0FE"/>
                </w:tcPr>
                <w:p>
                  <w:r>
                    <w:rPr>
                      <w:b/>
                    </w:rPr>
                    <w:t xml:space="preserve">占比</w:t>
                  </w:r>
                </w:p>
              </w:tc>
            </w:tr>
            <w:tr>
              <w:tc>
                <w:tcPr>
                  <w:tcW w:w="1700" w:type="dxa"/>
                </w:tcPr>
                <w:p>
                  <w:r>
                    <w:t xml:space="preserve">笔记</w:t>
                  </w:r>
                </w:p>
              </w:tc>
              <w:tc>
                <w:tcPr>
                  <w:tcW w:w="1000" w:type="dxa"/>
                </w:tcPr>
                <w:p>
                  <w:r>
                    <w:t xml:space="preserve">12</w:t>
                  </w:r>
                </w:p>
              </w:tc>
              <w:tc>
                <w:tcPr>
                  <w:tcW w:w="1000" w:type="dxa"/>
                </w:tcPr>
                <w:p>
                  <w:r>
                    <w:t xml:space="preserve">40%</w:t>
                  </w:r>
                </w:p>
              </w:tc>
            </w:tr>
            <w:tr>
              <w:tc>
                <w:tcPr>
                  <w:tcW w:w="1700" w:type="dxa"/>
                </w:tcPr>
                <w:p>
                  <w:r>
                    <w:t xml:space="preserve">任务</w:t>
                  </w:r>
                </w:p>
              </w:tc>
              <w:tc>
                <w:tcPr>
                  <w:tcW w:w="1000" w:type="dxa"/>
                </w:tcPr>
                <w:p>
                  <w:r>
                    <w:t xml:space="preserve">8</w:t>
                  </w:r>
                </w:p>
              </w:tc>
              <w:tc>
                <w:tcPr>
                  <w:tcW w:w="1000" w:type="dxa"/>
                </w:tcPr>
                <w:p>
                  <w:r>
                    <w:t xml:space="preserve">27%</w:t>
                  </w:r>
                </w:p>
              </w:tc>
            </w:tr>
          </w:tbl>
          <w:p>
            <w:r>
              <w:t xml:space="preserve">复杂表格、嵌套表格、内嵌图表</w:t>
            </w:r>
          </w:p>
        </w:tc>
        <w:tc>
          <w:tcPr>
            <w:textDirection w:val="btLr"/>
            <w:vAlign w:val="center"/>
          </w:tcPr>
          <w:p>
            <w:r>
              <w:t xml:space="preserve">6</w:t>
            </w:r>
          </w:p>
        </w:tc>
        <w:tc>
          <w:tcPr>
            <w:vAlign w:val="center"/>
          </w:tcPr>
          <w:p>
            <w:r>
              <w:t xml:space="preserve">6</w:t>
            </w:r>
          </w:p>
        </w:tc>
      </w:tr>
      <w:tr>
        <w:tc>
          <w:tcPr>
            <w:vAlign w:val="center"/>
          </w:tcPr>
          <w:p>
            <w:r>
              <w:t xml:space="preserve">页面与分节布局</w:t>
            </w:r>
          </w:p>
        </w:tc>
        <w:tc>
          <w:tcPr>
            <w:vAlign w:val="center"/>
          </w:tcPr>
          <w:p>
            <w:r>
              <w:t xml:space="preserve">页眉页脚、分节、分栏、水印</w:t>
            </w:r>
          </w:p>
        </w:tc>
        <w:tc>
          <w:tcPr>
            <w:vAlign w:val="center"/>
          </w:tcPr>
          <w:p>
            <w:r>
              <w:t xml:space="preserve">13</w:t>
            </w:r>
          </w:p>
        </w:tc>
        <w:tc>
          <w:tcPr>
            <w:vAlign w:val="center"/>
          </w:tcPr>
          <w:p>
            <w:r>
              <w:t xml:space="preserve">13</w:t>
            </w:r>
          </w:p>
        </w:tc>
      </w:tr>
      <w:tr>
        <w:tc>
          <w:tcPr>
            <w:gridSpan w:val="2"/>
            <w:vAlign w:val="center"/>
          </w:tcPr>
          <w:p>
            <w:r>
              <w:t xml:space="preserve">合计</w:t>
            </w:r>
          </w:p>
        </w:tc>
        <w:tc>
          <w:tcPr>
            <w:vAlign w:val="center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 xml:space="preserve">34</w:t>
            </w:r>
            <w:r>
              <w:fldChar w:fldCharType="end"/>
            </w:r>
          </w:p>
        </w:tc>
        <w:tc>
          <w:tcPr>
            <w:vAlign w:val="center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 xml:space="preserve">34</w:t>
            </w:r>
            <w:r>
              <w:fldChar w:fldCharType="end"/>
            </w:r>
          </w:p>
        </w:tc>
      </w:tr>
    </w:tbl>
    <w:p>
      <w:pPr>
        <w:pStyle w:val="Heading2"/>
      </w:pPr>
      <w:r>
        <w:t xml:space="preserve">表格排序</w:t>
      </w:r>
    </w:p>
    <w:p>
      <w:pPr>
        <w:pStyle w:val="BodyText"/>
      </w:pPr>
      <w:r>
        <w:t xml:space="preserve">表格排序在写入时静态完成，表头行固定不动，仅数据行重排。下表按分数降序排列，见</w:t>
      </w:r>
      <w:r>
        <w:fldChar w:fldCharType="begin"/>
      </w:r>
      <w:r>
        <w:instrText xml:space="preserve"> REF tab-sort \h </w:instrText>
      </w:r>
      <w:r>
        <w:fldChar w:fldCharType="separate"/>
      </w:r>
      <w:r>
        <w:t xml:space="preserve">表4.2</w:t>
      </w:r>
      <w:r>
        <w:fldChar w:fldCharType="end"/>
      </w:r>
      <w:r>
        <w:t xml:space="preserve">。</w:t>
      </w:r>
      <w:r>
        <w:rPr>
          <w:vanish/>
        </w:rPr>
        <w:fldChar w:fldCharType="begin"/>
      </w:r>
      <w:r>
        <w:rPr>
          <w:vanish/>
        </w:rPr>
        <w:instrText xml:space="preserve"> XE "表格排序" </w:instrText>
      </w:r>
      <w:r>
        <w:rPr>
          <w:vanish/>
        </w:rPr>
        <w:fldChar w:fldCharType="end"/>
      </w:r>
    </w:p>
    <w:p>
      <w:pPr>
        <w:pStyle w:val="TableCaption"/>
      </w:pPr>
      <w:bookmarkStart w:id="9" w:name="tab-sort"/>
      <w:r>
        <w:t xml:space="preserve">表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 xml:space="preserve">2</w:t>
      </w:r>
      <w:r>
        <w:fldChar w:fldCharType="end"/>
      </w:r>
      <w:bookmarkEnd w:id="9"/>
      <w:r>
        <w:t xml:space="preserve"> </w:t>
      </w:r>
      <w:r>
        <w:t xml:space="preserve">排序演示（按分数降序，表头行不参与排序）</w:t>
      </w:r>
    </w:p>
    <w:tbl>
      <w:tblPr>
        <w:tblW w:w="0" w:type="auto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1"/>
        <w:gridCol w:w="2041"/>
        <w:gridCol w:w="2494"/>
      </w:tblGrid>
      <w:tr>
        <w:trPr>
          <w:tblHeader/>
        </w:trPr>
        <w:tc>
          <w:tcPr>
            <w:tcBorders>
              <w:bottom w:val="single" w:sz="4" w:space="0" w:color="auto"/>
            </w:tcBorders>
            <w:vAlign w:val="center"/>
          </w:tcPr>
          <w:p>
            <w:pPr>
              <w:pStyle w:val="TableHeader"/>
            </w:pPr>
            <w:r>
              <w:t xml:space="preserve">姓名</w:t>
            </w:r>
          </w:p>
        </w:tc>
        <w:tc>
          <w:tcPr>
            <w:tcBorders>
              <w:bottom w:val="single" w:sz="4" w:space="0" w:color="auto"/>
            </w:tcBorders>
            <w:vAlign w:val="center"/>
          </w:tcPr>
          <w:p>
            <w:pPr>
              <w:pStyle w:val="TableHeader"/>
            </w:pPr>
            <w:r>
              <w:t xml:space="preserve">分数</w:t>
            </w:r>
          </w:p>
        </w:tc>
        <w:tc>
          <w:tcPr>
            <w:tcBorders>
              <w:bottom w:val="single" w:sz="4" w:space="0" w:color="auto"/>
            </w:tcBorders>
            <w:vAlign w:val="center"/>
          </w:tcPr>
          <w:p>
            <w:pPr>
              <w:pStyle w:val="TableHeader"/>
            </w:pPr>
            <w:r>
              <w:t xml:space="preserve">用时（秒）</w:t>
            </w:r>
          </w:p>
        </w:tc>
      </w:tr>
      <w:tr>
        <w:tc>
          <w:tcPr>
            <w:vAlign w:val="center"/>
          </w:tcPr>
          <w:p>
            <w:r>
              <w:t xml:space="preserve">李四</w:t>
            </w:r>
          </w:p>
        </w:tc>
        <w:tc>
          <w:tcPr>
            <w:vAlign w:val="center"/>
          </w:tcPr>
          <w:p>
            <w:r>
              <w:t xml:space="preserve">92</w:t>
            </w:r>
          </w:p>
        </w:tc>
        <w:tc>
          <w:tcPr>
            <w:vAlign w:val="center"/>
          </w:tcPr>
          <w:p>
            <w:r>
              <w:t xml:space="preserve">38</w:t>
            </w:r>
          </w:p>
        </w:tc>
      </w:tr>
      <w:tr>
        <w:tc>
          <w:tcPr>
            <w:vAlign w:val="center"/>
          </w:tcPr>
          <w:p>
            <w:r>
              <w:t xml:space="preserve">张三</w:t>
            </w:r>
          </w:p>
        </w:tc>
        <w:tc>
          <w:tcPr>
            <w:vAlign w:val="center"/>
          </w:tcPr>
          <w:p>
            <w:r>
              <w:t xml:space="preserve">88</w:t>
            </w:r>
          </w:p>
        </w:tc>
        <w:tc>
          <w:tcPr>
            <w:vAlign w:val="center"/>
          </w:tcPr>
          <w:p>
            <w:r>
              <w:t xml:space="preserve">42</w:t>
            </w:r>
          </w:p>
        </w:tc>
      </w:tr>
      <w:tr>
        <w:tc>
          <w:tcPr>
            <w:vAlign w:val="center"/>
          </w:tcPr>
          <w:p>
            <w:r>
              <w:t xml:space="preserve">王五</w:t>
            </w:r>
          </w:p>
        </w:tc>
        <w:tc>
          <w:tcPr>
            <w:vAlign w:val="center"/>
          </w:tcPr>
          <w:p>
            <w:r>
              <w:t xml:space="preserve">76</w:t>
            </w:r>
          </w:p>
        </w:tc>
        <w:tc>
          <w:tcPr>
            <w:vAlign w:val="center"/>
          </w:tcPr>
          <w:p>
            <w:r>
              <w:t xml:space="preserve">55</w:t>
            </w:r>
          </w:p>
        </w:tc>
      </w:tr>
    </w:tbl>
    <w:p>
      <w:pPr>
        <w:pStyle w:val="Heading2"/>
      </w:pPr>
      <w:r>
        <w:t xml:space="preserve">公式与图表</w:t>
      </w:r>
    </w:p>
    <w:p>
      <w:pPr>
        <w:pStyle w:val="BodyText"/>
      </w:pPr>
      <w:r>
        <w:t xml:space="preserve">编号公式由OMML与SEQ题注组成，编号右对齐并随章重置，引用见式</w:t>
      </w:r>
      <w:r>
        <w:fldChar w:fldCharType="begin"/>
      </w:r>
      <w:r>
        <w:instrText xml:space="preserve"> REF eq-pythagoras \h </w:instrText>
      </w:r>
      <w:r>
        <w:fldChar w:fldCharType="separate"/>
      </w:r>
      <w:r>
        <w:t xml:space="preserve">(4.1)</w:t>
      </w:r>
      <w:r>
        <w:fldChar w:fldCharType="end"/>
      </w:r>
      <w:r>
        <w:t xml:space="preserve">。行内公式直接嵌入段落文字中，例如</w:t>
      </w:r>
      <w:r>
        <w:t xml:space="preserve">当</w:t>
      </w:r>
      <m:oMath xmlns:m="http://schemas.openxmlformats.org/officeDocument/2006/math">
        <m:r>
          <w:rPr xmlns:w="http://schemas.openxmlformats.org/wordprocessingml/2006/main">
            <w:rFonts w:ascii="Cambria Math" w:eastAsia="Cambria Math" w:hAnsi="Cambria Math" w:cs="Cambria Math"/>
          </w:rPr>
          <m:t>E</m:t>
        </m:r>
        <m:r>
          <w:rPr xmlns:w="http://schemas.openxmlformats.org/wordprocessingml/2006/main">
            <w:rFonts w:ascii="Cambria Math" w:eastAsia="Cambria Math" w:hAnsi="Cambria Math" w:cs="Cambria Math"/>
          </w:rPr>
          <m:t>=</m:t>
        </m:r>
        <m:r>
          <w:rPr xmlns:w="http://schemas.openxmlformats.org/wordprocessingml/2006/main">
            <w:rFonts w:ascii="Cambria Math" w:eastAsia="Cambria Math" w:hAnsi="Cambria Math" w:cs="Cambria Math"/>
          </w:rPr>
          <m:t>m</m:t>
        </m:r>
        <m:sSup>
          <m:e>
            <m:r>
              <w:rPr xmlns:w="http://schemas.openxmlformats.org/wordprocessingml/2006/main">
                <w:rFonts w:ascii="Cambria Math" w:eastAsia="Cambria Math" w:hAnsi="Cambria Math" w:cs="Cambria Math"/>
              </w:rPr>
              <m:t>c</m:t>
            </m:r>
          </m:e>
          <m:sup>
            <m:r>
              <w:rPr xmlns:w="http://schemas.openxmlformats.org/wordprocessingml/2006/main">
                <w:rFonts w:ascii="Cambria Math" w:eastAsia="Cambria Math" w:hAnsi="Cambria Math" w:cs="Cambria Math"/>
              </w:rPr>
              <m:t>2</m:t>
            </m:r>
          </m:sup>
        </m:sSup>
      </m:oMath>
      <w:r>
        <w:t xml:space="preserve">时，能量与质量等价。</w:t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sSup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00" w:type="dxa"/>
          </w:tcPr>
          <w:p>
            <w:pPr>
              <w:pStyle w:val="EquationNumber"/>
            </w:pPr>
            <w:bookmarkStart w:id="10" w:name="eq-pythagoras"/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t xml:space="preserve">)</w:t>
            </w:r>
            <w:bookmarkEnd w:id="10"/>
          </w:p>
        </w:tc>
      </w:tr>
    </w:tbl>
    <w:p>
      <w:pPr>
        <w:pStyle w:val="Equation"/>
      </w:pPr>
      <m:oMathPara xmlns:m="http://schemas.openxmlformats.org/officeDocument/2006/math">
        <m:oMath xmlns:m="http://schemas.openxmlformats.org/officeDocument/2006/math">
          <m:nary>
            <m:naryPr>
              <m:chr m:val="∫"/>
              <m:limLoc m:val="subSup"/>
            </m:naryPr>
            <m:sub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1</m:t>
              </m:r>
            </m:sup>
            <m:e>
              <m:sSup>
                <m:e>
                  <m:r>
                    <w:rPr xmlns:w="http://schemas.openxmlformats.org/wordprocessingml/2006/main"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 xmlns:w="http://schemas.openxmlformats.org/wordprocessingml/2006/main"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 xml:space="preserve"> 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eastAsia="Cambria Math" w:hAnsi="Cambria Math" w:cs="Cambria Math"/>
                </w:rPr>
                <m:t>d</m:t>
              </m:r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 xml:space="preserve"> </m:t>
              </m:r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x</m:t>
              </m:r>
            </m:e>
          </m:nary>
          <m:r>
            <w:rPr xmlns:w="http://schemas.openxmlformats.org/wordprocessingml/2006/main">
              <w:rFonts w:ascii="Cambria Math" w:eastAsia="Cambria Math" w:hAnsi="Cambria Math" w:cs="Cambria Math"/>
            </w:rPr>
            <m:t>=</m:t>
          </m:r>
          <m:f>
            <m:num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</w:p>
    <w:p>
      <w:pPr>
        <w:pStyle w:val="Heading2"/>
      </w:pPr>
      <w:r>
        <w:t xml:space="preserve">图形与嵌入对象</w:t>
      </w:r>
      <w:bookmarkEnd w:id="16"/>
    </w:p>
    <w:p>
      <w:pPr>
        <w:pStyle w:val="BodyText"/>
      </w:pPr>
      <w:r>
        <w:t xml:space="preserve">以下图形元素依次为预设形状、直线连接线、绘图画布、文本框与艺术字，另附特殊符号与手写墨迹示意，全部由扩展通道生成。</w:t>
      </w:r>
      <w:r>
        <w:rPr>
          <w:vanish/>
        </w:rPr>
        <w:fldChar w:fldCharType="begin"/>
      </w:r>
      <w:r>
        <w:rPr>
          <w:vanish/>
        </w:rPr>
        <w:instrText xml:space="preserve"> XE "图形" </w:instrText>
      </w:r>
      <w:r>
        <w:rPr>
          <w:vanish/>
        </w:rPr>
        <w:fldChar w:fldCharType="end"/>
      </w:r>
    </w:p>
    <w:p xmlns:wp="http://schemas.openxmlformats.org/drawingml/2006/wordprocessingDrawing" xmlns:a="http://schemas.openxmlformats.org/drawingml/2006/main">
      <w:pPr>
        <w:jc w:val="center"/>
      </w:pPr>
      <w:r>
        <w:drawing>
          <wp:inline distT="0" distB="0" distL="0" distR="0">
            <wp:extent cx="2232000" cy="648000"/>
            <wp:effectExtent l="0" t="0" r="0" b="0"/>
            <wp:docPr id="903" name="预设形状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2000" cy="648000"/>
                    </a:xfrm>
                    <a:prstGeom prst="roundRect">
                      <a:avLst/>
                    </a:prstGeom>
                    <a:solidFill>
                      <a:srgbClr val="E8F0FE"/>
                    </a:solidFill>
                    <a:ln w="12700">
                      <a:solidFill>
                        <a:srgbClr val="4A6FA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微软雅黑" w:hAnsi="微软雅黑" w:eastAsia="微软雅黑"/>
                            <w:color w:val="1F3A5F"/>
                            <w:sz w:val="18"/>
                            <w:szCs w:val="18"/>
                          </w:rPr>
                          <w:t>预设形状 roundRect</w:t>
                        </w:r>
                      </w:p>
                    </w:txbxContent>
                  </wps:txbx>
                  <wps:bodyPr rot="0" wrap="square" lIns="45720" tIns="45720" rIns="45720" bIns="45720" anchor="ctr" anchorCtr="0">
                    <a:noAutofit/>
                  </wps:bodyPr>
                </wps:wsp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>
      <w:pPr>
        <w:jc w:val="center"/>
      </w:pPr>
      <w:r>
        <w:drawing>
          <wp:inline distT="0" distB="0" distL="0" distR="0">
            <wp:extent cx="2520000" cy="792000"/>
            <wp:effectExtent l="0" t="0" r="0" b="0"/>
            <wp:docPr id="904" name="艺术字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0000" cy="792000"/>
                    </a:xfrm>
                    <a:prstGeom prst="wave">
                      <a:avLst/>
                    </a:prstGeom>
                    <a:solidFill>
                      <a:srgbClr val="FFF2CC"/>
                    </a:solidFill>
                    <a:ln w="12700">
                      <a:solidFill>
                        <a:srgbClr val="BF8F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微软雅黑" w:hAnsi="微软雅黑" w:eastAsia="微软雅黑"/>
                            <w:color w:val="1F3A5F"/>
                            <w:sz w:val="18"/>
                            <w:szCs w:val="18"/>
                          </w:rPr>
                          <w:t>艺术字</w:t>
                        </w:r>
                      </w:p>
                    </w:txbxContent>
                  </wps:txbx>
                  <wps:bodyPr rot="0" wrap="square" lIns="45720" tIns="45720" rIns="45720" bIns="45720" anchor="ctr" anchorCtr="0">
                    <a:prstTxWarp prst="textArchUp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>
      <w:pPr>
        <w:jc w:val="center"/>
      </w:pPr>
      <w:r>
        <w:drawing>
          <wp:inline distT="0" distB="0" distL="0" distR="0">
            <wp:extent cx="1980000" cy="576000"/>
            <wp:effectExtent l="0" t="0" r="0" b="0"/>
            <wp:docPr id="905" name="直线连接线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980000" cy="576000"/>
                    </a:xfrm>
                    <a:prstGeom prst="straightConnector1">
                      <a:avLst/>
                    </a:prstGeom>
                    <a:ln w="19050">
                      <a:solidFill>
                        <a:srgbClr val="4A6FA5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>
      <w:pPr>
        <w:jc w:val="center"/>
      </w:pPr>
      <w:r>
        <w:drawing>
          <wp:inline distT="0" distB="0" distL="0" distR="0">
            <wp:extent cx="3960000" cy="1007999"/>
            <wp:effectExtent l="0" t="0" r="0" b="0"/>
            <wp:docPr id="906" name="文本框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0000" cy="100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1F3A5F"/>
                            <w:sz w:val="26"/>
                            <w:szCs w:val="26"/>
                          </w:rPr>
                          <w:t xml:space="preserve">文本框标题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微软雅黑" w:hAnsi="微软雅黑" w:eastAsia="微软雅黑"/>
                            <w:color w:val="000000"/>
                            <w:sz w:val="20"/>
                            <w:szCs w:val="20"/>
                          </w:rPr>
                          <w:t xml:space="preserve">文本框可容纳多段文字，本框演示内边距、垂直锚点与自动换行。</w:t>
                        </w:r>
                      </w:p>
                    </w:txbxContent>
                  </wps:txbx>
                  <wps:bodyPr rot="0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</w:pPr>
      <w:r>
        <w:pict>
          <v:shape id="inkStroke907" type="#_x0000_t201" style="width:255.1pt;height:73.7pt" coordsize="680,700" strokecolor="#1F3A5F" strokeweight="2.0pt" fillcolor="none">
            <v:path shadowok="f" strokeok="t" fillok="f" gradientshapeok="f" textpathok="f" o:connecttype="custom" o:connectlocs="60,700;120,420;190,620;260,300;330,520;400,240;470,430;540,200;610,380;680,160" v="m60,700 l120,420 l190,620 l260,300 l330,520 l400,240 l470,430 l540,200 l610,380 l680,160"/>
          </v:shape>
        </w:pict>
      </w:r>
    </w:p>
    <w:p>
      <w:pPr>
        <w:pStyle w:val="BodyText"/>
      </w:pPr>
      <w:r>
        <w:rPr>
          <w:rFonts w:ascii="Segoe UI Symbol" w:hAnsi="Segoe UI Symbol"/>
          <w:sz w:val="28"/>
        </w:rPr>
        <w:sym w:font="Segoe UI Symbol" w:char="2192"/>
      </w:r>
      <w:r>
        <w:t xml:space="preserve">　</w:t>
      </w:r>
      <w:r>
        <w:rPr>
          <w:rFonts w:ascii="Segoe UI Symbol" w:hAnsi="Segoe UI Symbol"/>
          <w:sz w:val="28"/>
        </w:rPr>
        <w:sym w:font="Segoe UI Symbol" w:char="2605"/>
      </w:r>
      <w:r>
        <w:t xml:space="preserve">　</w:t>
      </w:r>
      <w:r>
        <w:rPr>
          <w:rFonts w:ascii="Segoe UI Symbol" w:hAnsi="Segoe UI Symbol"/>
          <w:sz w:val="28"/>
        </w:rPr>
        <w:sym w:font="Segoe UI Symbol" w:char="2116"/>
      </w:r>
      <w:r>
        <w:t xml:space="preserve">　</w:t>
      </w:r>
      <w:r>
        <w:rPr>
          <w:rFonts w:ascii="Segoe UI Symbol" w:hAnsi="Segoe UI Symbol"/>
          <w:sz w:val="28"/>
        </w:rPr>
        <w:sym w:font="Segoe UI Symbol" w:char="00A7"/>
      </w:r>
      <w:r>
        <w:t xml:space="preserve">　</w:t>
      </w:r>
      <w:r>
        <w:rPr>
          <w:rFonts w:ascii="Segoe UI Symbol" w:hAnsi="Segoe UI Symbol"/>
          <w:sz w:val="28"/>
        </w:rPr>
        <w:sym w:font="Segoe UI Symbol" w:char="2103"/>
      </w:r>
      <w:r>
        <w:t xml:space="preserve">　</w:t>
      </w:r>
      <w:r>
        <w:rPr>
          <w:rFonts w:ascii="Segoe UI Symbol" w:hAnsi="Segoe UI Symbol"/>
          <w:sz w:val="28"/>
        </w:rPr>
        <w:sym w:font="Segoe UI Symbol" w:char="203B"/>
      </w:r>
      <w:r>
        <w:t xml:space="preserve">　</w:t>
      </w:r>
      <w:r>
        <w:rPr>
          <w:rFonts w:ascii="Segoe UI Symbol" w:hAnsi="Segoe UI Symbol"/>
          <w:sz w:val="28"/>
        </w:rPr>
        <w:sym w:font="Segoe UI Symbol" w:char="2666"/>
      </w:r>
    </w:p>
    <w:p xmlns:wp="http://schemas.openxmlformats.org/drawingml/2006/wordprocessingDrawing" xmlns:a="http://schemas.openxmlformats.org/drawingml/2006/main">
      <w:pPr>
        <w:jc w:val="center"/>
      </w:pPr>
      <w:r>
        <w:drawing>
          <wp:inline distT="0" distB="0" distL="0" distR="0">
            <wp:extent cx="4320000" cy="1512000"/>
            <wp:effectExtent l="0" t="0" r="0" b="0"/>
            <wp:docPr id="909" name="绘图画布"/>
            <wp:cNvGraphicFramePr/>
            <a:graphic>
              <a:graphicData uri="http://schemas.microsoft.com/office/word/2010/wordprocessingCanvas">
                <wpc:wpc>
                  <wpc:cNvPr id="908" name="绘图画布"/>
                  <wpc:cNvGrpSpPr/>
                  <wpc:grpSpPr>
                    <a:xfrm>
                      <a:off x="0" y="0"/>
                      <a:ext cx="4320000" cy="1512000"/>
                      <a:chOff x="0" y="0"/>
                      <a:chExt cx="4320000" cy="1512000"/>
                    </a:xfrm>
                  </wpc:grpSpPr>
                  <wps:wsp>
                    <wps:cNvSpPr/>
                    <wps:spPr>
                      <a:xfrm>
                        <a:off x="72000" y="108000"/>
                        <a:ext cx="1152000" cy="540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22"/>
                              <w:szCs w:val="22"/>
                            </w:rPr>
                            <w:t xml:space="preserve">采集层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SpPr/>
                    <wps:spPr>
                      <a:xfrm>
                        <a:off x="1584000" y="108000"/>
                        <a:ext cx="1152000" cy="540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22"/>
                              <w:szCs w:val="22"/>
                            </w:rPr>
                            <w:t xml:space="preserve">分析层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SpPr/>
                    <wps:spPr>
                      <a:xfrm>
                        <a:off x="3096000" y="108000"/>
                        <a:ext cx="1152000" cy="540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22"/>
                              <w:szCs w:val="22"/>
                            </w:rPr>
                            <w:t xml:space="preserve">展示层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SpPr/>
                    <wps:spPr>
                      <a:xfrm>
                        <a:off x="1584000" y="864000"/>
                        <a:ext cx="2664000" cy="540000"/>
                      </a:xfrm>
                      <a:prstGeom prst="roundRect">
                        <a:avLst/>
                      </a:prstGeom>
                      <a:solidFill>
                        <a:srgbClr val="F2F7FD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2E5C8A"/>
                              <w:sz w:val="22"/>
                              <w:szCs w:val="22"/>
                            </w:rPr>
                            <w:t xml:space="preserve">数据底座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</wpc:wpc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>
      <w:pPr>
        <w:jc w:val="center"/>
      </w:pPr>
      <w:r>
        <w:drawing>
          <wp:inline distT="0" distB="0" distL="0" distR="0">
            <wp:extent cx="4500000" cy="576000"/>
            <wp:effectExtent l="0" t="0" r="0" b="0"/>
            <wp:docPr id="911" name="流程图示"/>
            <wp:cNvGraphicFramePr/>
            <a:graphic>
              <a:graphicData uri="http://schemas.microsoft.com/office/word/2010/wordprocessingCanvas">
                <wpc:wpc>
                  <wpc:cNvPr id="910" name="SmartArt · process"/>
                  <wpc:cNvGrpSpPr/>
                  <wpc:grpSpPr>
                    <a:xfrm>
                      <a:off x="0" y="0"/>
                      <a:ext cx="4500000" cy="576000"/>
                      <a:chOff x="0" y="0"/>
                      <a:chExt cx="4500000" cy="576000"/>
                    </a:xfrm>
                  </wpc:grpSpPr>
                  <wps:wsp>
                    <wps:cNvSpPr/>
                    <wps:spPr>
                      <a:xfrm>
                        <a:off x="0" y="0"/>
                        <a:ext cx="990000" cy="576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 xml:space="preserve">需求确认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CnPr/>
                    <wps:spPr>
                      <a:xfrm>
                        <a:off x="1011600" y="288000"/>
                        <a:ext cx="136799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170000" y="0"/>
                        <a:ext cx="990000" cy="576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 xml:space="preserve">结构设计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CnPr/>
                    <wps:spPr>
                      <a:xfrm>
                        <a:off x="2181600" y="288000"/>
                        <a:ext cx="1368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340000" y="0"/>
                        <a:ext cx="990000" cy="576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 xml:space="preserve">写入实现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CnPr/>
                    <wps:spPr>
                      <a:xfrm>
                        <a:off x="3351600" y="288000"/>
                        <a:ext cx="136799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3510000" y="0"/>
                        <a:ext cx="990000" cy="576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 xml:space="preserve">校验交付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</wpc:wpc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>
      <w:pPr>
        <w:jc w:val="center"/>
      </w:pPr>
      <w:r>
        <w:drawing>
          <wp:inline distT="0" distB="0" distL="0" distR="0">
            <wp:extent cx="3060000" cy="2232000"/>
            <wp:effectExtent l="0" t="0" r="0" b="0"/>
            <wp:docPr id="913" name="循环图示"/>
            <wp:cNvGraphicFramePr/>
            <a:graphic>
              <a:graphicData uri="http://schemas.microsoft.com/office/word/2010/wordprocessingCanvas">
                <wpc:wpc>
                  <wpc:cNvPr id="912" name="SmartArt · cycle"/>
                  <wpc:cNvGrpSpPr/>
                  <wpc:grpSpPr>
                    <a:xfrm>
                      <a:off x="0" y="0"/>
                      <a:ext cx="3060000" cy="2232000"/>
                      <a:chOff x="0" y="0"/>
                      <a:chExt cx="3060000" cy="2232000"/>
                    </a:xfrm>
                  </wpc:grpSpPr>
                  <wps:wsp>
                    <wps:cNvSpPr/>
                    <wps:spPr>
                      <a:xfrm>
                        <a:off x="1092352" y="0"/>
                        <a:ext cx="875294" cy="875294"/>
                      </a:xfrm>
                      <a:prstGeom prst="ellipse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 xml:space="preserve">样式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SpPr/>
                    <wps:spPr>
                      <a:xfrm>
                        <a:off x="1770705" y="678352"/>
                        <a:ext cx="875294" cy="875294"/>
                      </a:xfrm>
                      <a:prstGeom prst="ellipse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 xml:space="preserve">编号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SpPr/>
                    <wps:spPr>
                      <a:xfrm>
                        <a:off x="1092352" y="1356705"/>
                        <a:ext cx="875294" cy="875294"/>
                      </a:xfrm>
                      <a:prstGeom prst="ellipse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 xml:space="preserve">题注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SpPr/>
                    <wps:spPr>
                      <a:xfrm>
                        <a:off x="413999" y="678352"/>
                        <a:ext cx="875294" cy="875294"/>
                      </a:xfrm>
                      <a:prstGeom prst="ellipse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 xml:space="preserve">域</w:t>
                          </w:r>
                        </w:p>
                      </w:txbxContent>
                    </wps:txbx>
                    <wps:bodyPr rot="0" wrap="square" lIns="45720" tIns="45720" rIns="45720" bIns="45720" anchor="ctr" anchorCtr="0">
                      <a:noAutofit/>
                    </wps:bodyPr>
                  </wps:wsp>
                  <wps:wsp>
                    <wps:cNvCnPr/>
                    <wps:spPr>
                      <a:xfrm>
                        <a:off x="1530000" y="437647"/>
                        <a:ext cx="678352" cy="678352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1530000" y="1116000"/>
                        <a:ext cx="678352" cy="678352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CnPr/>
                    <wps:spPr>
                      <a:xfrm flipH="1" flipV="1">
                        <a:off x="851647" y="1116000"/>
                        <a:ext cx="678352" cy="678352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3240000" cy="1944000"/>
            <wp:effectExtent l="0" t="0" r="0" b="0"/>
            <wp:docPr id="915" name="裁剪效果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裁剪效果图片"/>
                    <pic:cNvPicPr/>
                  </pic:nvPicPr>
                  <pic:blipFill>
                    <a:blip r:embed="rId18">
                      <a:lum bright="10000" contrast="5000"/>
                    </a:blip>
                    <a:srcRect l="60" t="40" r="60" b="4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2880000" cy="1728000"/>
            <wp:effectExtent l="0" t="0" r="0" b="0"/>
            <wp:docPr id="917" name="发光效果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发光效果图片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28000"/>
                    </a:xfrm>
                    <a:prstGeom prst="rect">
                      <a:avLst/>
                    </a:prstGeom>
                    <a:effectLst>
                      <a:glow>
                        <a:srgbClr val="4A6FA5">
                          <a:alpha val="40000"/>
                        </a:srgbClr>
                      </a:glow>
                    </a:effectLst>
                  </pic:spPr>
                </pic:pic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>
      <w:pPr>
        <w:jc w:val="center"/>
      </w:pPr>
      <w:r>
        <w:drawing>
          <wp:inline distT="0" distB="0" distL="0" distR="0">
            <wp:extent cx="4320000" cy="2232000"/>
            <wp:effectExtent l="0" t="0" r="0" b="0"/>
            <wp:docPr id="918" name="各章覆盖元素数"/>
            <wp:cNvGraphicFramePr/>
            <a:graphic>
              <a:graphicData uri="http://schemas.openxmlformats.org/drawingml/2006/chart">
                <c:chart xmlns:c="http://schemas.openxmlformats.org/drawingml/2006/chart" r:id="rId20"/>
              </a:graphicData>
            </a:graphic>
          </wp:inline>
        </w:drawing>
      </w:r>
    </w:p>
    <w:p>
      <w:pPr>
        <w:jc w:val="center"/>
      </w:pPr>
      <w:r>
        <w:object w:dxaOrig="4320" w:dyaOrig="1440">
          <v:shape id="_x0000_i1031" type="#_x0000_t75" style="width:216.0pt;height:72.0pt">
            <v:imagedata r:id="rId22" o:title="内嵌工作簿"/>
          </v:shape>
          <o:OLEObject Type="Embed" ProgID="Excel.Sheet.12" ShapeID="_x0000_i1031" DrawAspect="Icon" ObjectID="_919" r:id="rId21"/>
        </w:object>
      </w:r>
    </w:p>
    <w:p>
      <w:pPr>
        <w:pStyle w:val="BodyText"/>
      </w:pPr>
      <w:r>
        <w:t xml:space="preserve">紧随其后的还有SmartArt等效图示、内嵌图表、浮动图片与OLE嵌入对象。浮动图片支持文字环绕、裁剪与亮度对比度调整。</w:t>
      </w:r>
    </w:p>
    <w:p>
      <w:pPr>
        <w:pStyle w:val="Heading1"/>
      </w:pPr>
      <w:bookmarkStart w:id="11" w:name="ch-styles"/>
      <w:r>
        <w:t xml:space="preserve">样式与自动化</w:t>
      </w:r>
      <w:bookmarkEnd w:id="11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样式、主题与样式继承</w:t>
      </w:r>
    </w:p>
    <w:p>
      <w:pPr>
        <w:pStyle w:val="BodyText"/>
      </w:pPr>
      <w:r>
        <w:t xml:space="preserve">本文档共安装二十余个语义样式，全部按角色命名并可被导航窗格与目录识别。样式支持基于父样式继承，例如正文文本继承自正文，列表与参考文献再继承自正文文本，仅覆盖需要变化的属性。主题字体单独声明，正文与标题分别绑定中西文主题字体。</w:t>
      </w:r>
      <w:r>
        <w:rPr>
          <w:vanish/>
        </w:rPr>
        <w:fldChar w:fldCharType="begin"/>
      </w:r>
      <w:r>
        <w:rPr>
          <w:vanish/>
        </w:rPr>
        <w:instrText xml:space="preserve"> XE "样式" </w:instrText>
      </w:r>
      <w:r>
        <w:rPr>
          <w:vanish/>
        </w:rPr>
        <w:fldChar w:fldCharType="end"/>
      </w:r>
    </w:p>
    <w:p>
      <w:pPr>
        <w:pStyle w:val="Heading2"/>
      </w:pPr>
      <w:r>
        <w:t xml:space="preserve">书签、超链接与导航</w:t>
      </w:r>
    </w:p>
    <w:p>
      <w:pPr>
        <w:pStyle w:val="BodyText"/>
      </w:pPr>
      <w:r>
        <w:t xml:space="preserve">文档中的命名书签既服务于交叉引用，也可作为超链接的跳转目标。所有标题均设置了小于九的大纲级别，因此在导航窗格中可以逐级展开。</w:t>
      </w:r>
    </w:p>
    <w:p>
      <w:pPr>
        <w:pStyle w:val="Heading2"/>
      </w:pPr>
      <w:r>
        <w:t xml:space="preserve">内容控件与构建基块</w:t>
      </w:r>
    </w:p>
    <w:sdt>
      <w:sdtPr>
        <w:alias w:val="富文本字段"/>
        <w:tag w:val="DemoRichText"/>
        <w:id w:val="920"/>
      </w:sdtPr>
      <w:sdtContent>
        <w:p>
          <w:pPr>
            <w:pStyle w:val="BodyText"/>
          </w:pPr>
          <w:r>
            <w:t xml:space="preserve">此处为富文本内容控件，可整块选中替换。</w:t>
          </w:r>
        </w:p>
      </w:sdtContent>
    </w:sdt>
    <w:sdt>
      <w:sdtPr>
        <w:alias w:val="验证结论"/>
        <w:tag w:val="DemoDropdown"/>
        <w:id w:val="921"/>
        <w:dropDownList>
          <w:listItem w:displayText="已覆盖" w:value="covered"/>
          <w:listItem w:displayText="部分覆盖" w:value="partial"/>
          <w:listItem w:displayText="不支持" w:value="unsupported"/>
        </w:dropDownList>
      </w:sdtPr>
      <w:sdtContent>
        <w:p>
          <w:pPr>
            <w:pStyle w:val="BodyText"/>
          </w:pPr>
          <w:r>
            <w:t xml:space="preserve">已覆盖</w:t>
          </w:r>
        </w:p>
      </w:sdtContent>
    </w:sdt>
    <w:sdt>
      <w:sdtPr>
        <w:alias w:val="文档部件引用"/>
        <w:tag w:val="DemoDocPart"/>
        <w:id w:val="922"/>
        <w:docPartObj>
          <w:docPartGallery w:val="docParts"/>
          <w:docPartUnique/>
        </w:docPartObj>
      </w:sdtPr>
      <w:sdtContent>
        <w:p>
          <w:pPr>
            <w:pStyle w:val="BodyText"/>
          </w:pPr>
          <w:r>
            <w:t xml:space="preserve">此处为文档部件实例（docPartObj），构建基块库中注册了同名部件。</w:t>
          </w:r>
        </w:p>
      </w:sdtContent>
    </w:sdt>
    <w:p>
      <w:pPr>
        <w:pStyle w:val="BodyText"/>
      </w:pPr>
      <w:r>
        <w:t xml:space="preserve">内容控件用于承载结构化字段，下文将插入一个富文本内容控件与一个下拉列表控件，内容输入控件落点在此。</w:t>
      </w:r>
      <w:r>
        <w:rPr>
          <w:vanish/>
        </w:rPr>
        <w:fldChar w:fldCharType="begin"/>
      </w:r>
      <w:r>
        <w:rPr>
          <w:vanish/>
        </w:rPr>
        <w:instrText xml:space="preserve"> XE "内容控件" </w:instrText>
      </w:r>
      <w:r>
        <w:rPr>
          <w:vanish/>
        </w:rPr>
        <w:fldChar w:fldCharType="end"/>
      </w:r>
    </w:p>
    <w:p>
      <w:pPr>
        <w:pStyle w:val="BodyText"/>
      </w:pPr>
      <w:r>
        <w:t xml:space="preserve">构建基块（自动图文集）在文档部件层面注册，可通过Word的“插入 → 文档部件 → 构建基块管理器”调用。</w:t>
      </w:r>
    </w:p>
    <w:p>
      <w:pPr>
        <w:pStyle w:val="Heading2"/>
      </w:pPr>
      <w:r>
        <w:t xml:space="preserve">自定义属性与自定义XML</w:t>
      </w:r>
    </w:p>
    <w:p>
      <w:pPr>
        <w:pStyle w:val="BodyText"/>
      </w:pPr>
      <w:r>
        <w:t xml:space="preserve">除标题、作者等标准元信息外，本文档还写入了自定义文档属性与自定义XML数据部件，便于下游系统按字段读取。</w:t>
      </w:r>
    </w:p>
    <w:p>
      <w:r>
        <w:fldChar w:fldCharType="begin"/>
      </w:r>
      <w:r>
        <w:instrText xml:space="preserve"> DOCPROPERTY 项目编号 \* MERGEFORMAT </w:instrText>
      </w:r>
      <w:r>
        <w:fldChar w:fldCharType="separate"/>
      </w:r>
      <w:r>
        <w:t xml:space="preserve">DM-2026-001</w:t>
      </w:r>
      <w:r>
        <w:fldChar w:fldCharType="end"/>
      </w:r>
    </w:p>
    <w:p>
      <w:pPr>
        <w:pStyle w:val="Heading2"/>
      </w:pPr>
      <w:r>
        <w:t xml:space="preserve">批量生成与邮件合并</w:t>
      </w:r>
    </w:p>
    <w:p>
      <w:pPr>
        <w:pStyle w:val="BodyText"/>
      </w:pPr>
      <w:r>
        <w:t xml:space="preserve">批量生成基于同一模板与一份数据表，按行产出独立文档，页眉页脚与脚注部件一并参与替换。邮件合并的主文档类型与数据源类型已在设置中声明。</w:t>
      </w:r>
    </w:p>
    <w:p>
      <w:pPr>
        <w:pStyle w:val="BodyText"/>
      </w:pPr>
      <w:r>
        <w:t xml:space="preserve">本段位于文档正文末尾，其后另起一节演示竖排文字方向。</w:t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nextPage"/>
          <w:pgSz w:w="11906" w:h="16838"/>
          <w:pgMar w:top="1440" w:right="1797" w:bottom="1440" w:left="1797" w:header="851" w:footer="992" w:gutter="0"/>
          <w:pgBorders w:offsetFrom="page">
            <w:top w:val="single" w:sz="8" w:space="20" w:color="B7C7DB"/>
            <w:left w:val="single" w:sz="8" w:space="20" w:color="B7C7DB"/>
            <w:bottom w:val="single" w:sz="8" w:space="20" w:color="B7C7DB"/>
            <w:right w:val="single" w:sz="8" w:space="20" w:color="B7C7DB"/>
          </w:pgBorders>
          <w:cols w:space="425"/>
          <w:titlePg/>
          <w:docGrid w:linePitch="312"/>
        </w:sectPr>
      </w:pPr>
    </w:p>
    <w:p>
      <w:pPr>
        <w:pStyle w:val="BodyText"/>
      </w:pPr>
      <w:r>
        <w:t xml:space="preserve">本节文字方向设为竖排，即自上而下、自右向左排列。文字方向是节级属性，因此本节的版式不会影响前文。</w:t>
      </w:r>
    </w:p>
    <w:p>
      <w:pPr>
        <w:pStyle w:val="BodyText"/>
      </w:pPr>
      <w:r>
        <w:t xml:space="preserve">竖排常用于古籍整理、对联与海报式版式。本节末尾插入的分节符负责结束竖排节。</w:t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continuous"/>
          <w:pgSz w:w="11906" w:h="16838"/>
          <w:pgMar w:top="1440" w:right="1797" w:bottom="1440" w:left="1797" w:header="851" w:footer="992" w:gutter="0"/>
          <w:pgBorders w:offsetFrom="page">
            <w:top w:val="single" w:sz="8" w:space="20" w:color="B7C7DB"/>
            <w:left w:val="single" w:sz="8" w:space="20" w:color="B7C7DB"/>
            <w:bottom w:val="single" w:sz="8" w:space="20" w:color="B7C7DB"/>
            <w:right w:val="single" w:sz="8" w:space="20" w:color="B7C7DB"/>
          </w:pgBorders>
          <w:cols w:space="425"/>
          <w:titlePg/>
          <w:textDirection w:val="tbRl"/>
          <w:docGrid w:linePitch="312"/>
        </w:sectPr>
      </w:pPr>
    </w:p>
    <w:p>
      <w:pPr>
        <w:pStyle w:val="Heading1"/>
      </w:pPr>
      <w:bookmarkStart w:id="12" w:name="ch-paper"/>
      <w:r>
        <w:t xml:space="preserve">页面设置与纸张大小</w:t>
      </w:r>
      <w:bookmarkEnd w:id="12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BodyText"/>
      </w:pPr>
      <w:r>
        <w:t xml:space="preserve">纸张大小是节级属性，写在每个节自己的 sectPr 里（w:pgSz 的 w / h 为 twips，w:orient 声明方向）。本节依次用四个分节符切换纸张：A3 横向、A5 纵向、Letter 纵向与 B5 纵向，每节的纸张与页边距由该节独立决定，互不影响后面各节。</w:t>
      </w:r>
    </w:p>
    <w:p>
      <w:pPr>
        <w:pStyle w:val="Heading2"/>
      </w:pPr>
      <w:r>
        <w:t xml:space="preserve">A3 横向（420 × 297 mm）</w:t>
      </w:r>
    </w:p>
    <w:p>
      <w:pPr>
        <w:pStyle w:val="BodyText"/>
      </w:pPr>
      <w:r>
        <w:t xml:space="preserve">A3 纸张为 297 × 420 mm，本节点明横排方向，因此宽 420 mm、高 297 mm，对应 23811 × 16838 twips，orient 取 landscape。宽幅版面适合横向表格、并排对照与大幅示意图。本节还保留了 1 厘米的装订线（w:pgMar 的 w:gutter），因此只有本节的页面会多出一条装订空白——这正是“装订线按节设置”的演示。</w:t>
      </w:r>
    </w:p>
    <w:p>
      <w:pPr>
        <w:pStyle w:val="BodyText"/>
      </w:pPr>
      <w:r>
        <w:t xml:space="preserve">A3 横向节的最后一段，其后插入分节符，下一页切换到 A5。</w:t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nextPage"/>
          <w:pgSz w:w="23811" w:h="16838" w:orient="landscape"/>
          <w:pgMar w:top="1440" w:right="1797" w:bottom="1440" w:left="1797" w:header="851" w:footer="992" w:gutter="567"/>
          <w:cols w:space="425"/>
          <w:titlePg/>
          <w:docGrid w:linePitch="312"/>
        </w:sectPr>
      </w:pPr>
    </w:p>
    <w:p>
      <w:pPr>
        <w:pStyle w:val="Heading2"/>
      </w:pPr>
      <w:r>
        <w:t xml:space="preserve">A5 纵向（148 × 210 mm）</w:t>
      </w:r>
    </w:p>
    <w:p>
      <w:pPr>
        <w:pStyle w:val="BodyText"/>
      </w:pPr>
      <w:r>
        <w:t xml:space="preserve">A5 纸张为 148 × 210 mm，即 8391 × 11906 twips，约为 A4 的一半。小开本常用于手册、口袋本与便携资料，正文会按新的页宽自动重排。</w:t>
      </w:r>
    </w:p>
    <w:p>
      <w:pPr>
        <w:pStyle w:val="BodyText"/>
      </w:pPr>
      <w:r>
        <w:t xml:space="preserve">A5 纵向节的最后一段，其后插入分节符，下一页切换到 Letter。</w:t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nextPage"/>
          <w:pgSz w:w="8391" w:h="11906"/>
          <w:pgMar w:top="1440" w:right="1797" w:bottom="1440" w:left="1797" w:header="851" w:footer="992" w:gutter="0"/>
          <w:cols w:space="425"/>
          <w:titlePg/>
          <w:docGrid w:linePitch="312"/>
        </w:sectPr>
      </w:pPr>
    </w:p>
    <w:p>
      <w:pPr>
        <w:pStyle w:val="Heading2"/>
      </w:pPr>
      <w:r>
        <w:t xml:space="preserve">Letter 纵向（8.5 × 11 in）</w:t>
      </w:r>
    </w:p>
    <w:p>
      <w:pPr>
        <w:pStyle w:val="BodyText"/>
      </w:pPr>
      <w:r>
        <w:t xml:space="preserve">Letter 纸张为 8.5 × 11 英寸，即 12240 × 15840 twips，是北美地区的默认纸张。它略宽于 A4（216 × 279 mm），与 A4 混排时页边距需要按节单独声明。</w:t>
      </w:r>
    </w:p>
    <w:p>
      <w:pPr>
        <w:pStyle w:val="BodyText"/>
      </w:pPr>
      <w:r>
        <w:t xml:space="preserve">Letter 纵向节的最后一段，其后插入分节符，下一页切换到 B5。</w:t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nextPage"/>
          <w:pgSz w:w="12240" w:h="15840"/>
          <w:pgMar w:top="1440" w:right="1797" w:bottom="1440" w:left="1797" w:header="851" w:footer="992" w:gutter="0"/>
          <w:cols w:space="425"/>
          <w:titlePg/>
          <w:docGrid w:linePitch="312"/>
        </w:sectPr>
      </w:pPr>
    </w:p>
    <w:p>
      <w:pPr>
        <w:pStyle w:val="Heading2"/>
      </w:pPr>
      <w:r>
        <w:t xml:space="preserve">B5 纵向（176 × 250 mm）</w:t>
      </w:r>
    </w:p>
    <w:p>
      <w:pPr>
        <w:pStyle w:val="BodyText"/>
      </w:pPr>
      <w:r>
        <w:t xml:space="preserve">B5（ISO）纸张为 176 × 250 mm，即 9978 × 14174 twips。这里用它演示任意自定义尺寸：pgSz 的 w 与 h 直接写 twips 数值，不限于 Word 预设列表里已有的纸张。</w:t>
      </w:r>
    </w:p>
    <w:p>
      <w:pPr>
        <w:pStyle w:val="BodyText"/>
      </w:pPr>
      <w:r>
        <w:t xml:space="preserve">B5 纵向节的最后一段，其后插入分节符结束纸张演示节。</w:t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nextPage"/>
          <w:pgSz w:w="9978" w:h="14174"/>
          <w:pgMar w:top="1440" w:right="1797" w:bottom="1440" w:left="1797" w:header="851" w:footer="992" w:gutter="0"/>
          <w:cols w:space="425"/>
          <w:titlePg/>
          <w:docGrid w:linePitch="312"/>
        </w:sectPr>
      </w:pPr>
    </w:p>
    <w:p>
      <w:pPr>
        <w:pStyle w:val="BodyText"/>
      </w:pPr>
      <w:r>
        <w:t xml:space="preserve">上方四节各用一种纸张，末尾的分节符把页面设置归还给文档末节（A4 纵向）。纸张、方向、页边距都是节级属性，因此同文档内可以任意混排。</w:t>
      </w:r>
    </w:p>
    <w:p>
      <w:pPr>
        <w:pStyle w:val="Heading1"/>
      </w:pPr>
      <w:r>
        <w:t xml:space="preserve">进阶能力与协作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BodyText"/>
      </w:pPr>
      <w:r>
        <w:t xml:space="preserve">本章补齐前六章未覆盖的协作与特殊排版能力：公式的子编号与 OMML 逃生舱、双向文字（RTL）与表格镜像、题注计数器的显式重置；页码格式与复合域兜底则由 extend 通道在同一章内写入。</w:t>
      </w:r>
    </w:p>
    <w:p>
      <w:pPr>
        <w:pStyle w:val="Heading2"/>
      </w:pPr>
      <w:r>
        <w:t xml:space="preserve">公式子编号与 OMML 逃生舱</w:t>
      </w:r>
    </w:p>
    <w:p>
      <w:pPr>
        <w:pStyle w:val="BodyText"/>
      </w:pPr>
      <w:r>
        <w:t xml:space="preserve">公式的子编号由 captions 配置里的 subCounter 开关驱动。声明之后，同一组公式用 subGroup 的 start 与 continue 串起来，编号自动带上字母后缀，并与所在章号拼接。下面两个式子是同一组，编号应为 (7.1a) 与 (7.1b)。</w:t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∇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⋅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𝐄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f>
                  <m:num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ρ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ε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500" w:type="dxa"/>
          </w:tcPr>
          <w:p>
            <w:pPr>
              <w:pStyle w:val="EquationNumber"/>
            </w:pPr>
            <w:bookmarkStart w:id="13" w:name="eq-gauss"/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fldChar w:fldCharType="begin"/>
            </w:r>
            <w:r>
              <w:instrText xml:space="preserve"> SEQ EquationSub \* alphabetic \r 1 </w:instrText>
            </w:r>
            <w:r>
              <w:fldChar w:fldCharType="separate"/>
            </w:r>
            <w:r>
              <w:t xml:space="preserve">a</w:t>
            </w:r>
            <w:r>
              <w:fldChar w:fldCharType="end"/>
            </w:r>
            <w:r>
              <w:t xml:space="preserve">)</w:t>
            </w:r>
            <w:bookmarkEnd w:id="13"/>
          </w:p>
        </w:tc>
      </w:tr>
    </w:tbl>
    <w:p>
      <w:pPr>
        <w:pStyle w:val="BodyText"/>
      </w:pPr>
      <w:r>
        <w:t xml:space="preserve">第二个式子以 subGroup 声明它延续上一组，编号随之递增为 b，而不是另起一组。</w:t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∇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×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𝐁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𝐉</m:t>
                </m:r>
              </m:oMath>
            </m:oMathPara>
          </w:p>
        </w:tc>
        <w:tc>
          <w:tcPr>
            <w:tcW w:w="1500" w:type="dxa"/>
          </w:tcPr>
          <w:p>
            <w:pPr>
              <w:pStyle w:val="EquationNumber"/>
            </w:pPr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\c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fldChar w:fldCharType="begin"/>
            </w:r>
            <w:r>
              <w:instrText xml:space="preserve"> SEQ EquationSub \* alphabetic </w:instrText>
            </w:r>
            <w:r>
              <w:fldChar w:fldCharType="separate"/>
            </w:r>
            <w:r>
              <w:t xml:space="preserve">b</w:t>
            </w:r>
            <w:r>
              <w:fldChar w:fldCharType="end"/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当某个 LaTeX 表达式触发 Temml 的已知脆弱写法、转换失败时，可以改用 omml 逃生舱：把预先转换好的 OMML 直接传进来，引擎原样嵌入、不再经过 LaTeX 渲染管线。下面这条欧拉恒等式就是绕开 LaTeX、从 OMML 直接写入的，因此不参与编号。</w:t>
      </w:r>
    </w:p>
    <w:p>
      <m:oMathPara xmlns:m="http://schemas.openxmlformats.org/officeDocument/2006/math">
        <m:oMath xmlns:m="http://schemas.openxmlformats.org/officeDocument/2006/math">
          <m:sSup>
            <m:e>
              <m:r>
                <m:t>e</m:t>
              </m:r>
            </m:e>
            <m:sup>
              <m:r>
                <m:t>i&amp;pi;</m:t>
              </m:r>
            </m:sup>
          </m:sSup>
          <m:r>
            <m:t>+1=0</m:t>
          </m:r>
        </m:oMath>
      </m:oMathPara>
    </w:p>
    <w:p>
      <w:pPr>
        <w:pStyle w:val="Heading2"/>
      </w:pPr>
      <w:r>
        <w:t xml:space="preserve">双向文字与表格镜像</w:t>
      </w:r>
    </w:p>
    <w:p>
      <w:pPr>
        <w:pStyle w:val="BodyText"/>
      </w:pPr>
      <w:r>
        <w:t xml:space="preserve">双向文字（bidi）面向阿拉伯文、希伯来文等从右到左书写的语言。段落级用 paraFormat.bidi 翻转整段的基准方向，字符级用 runFormat.rtl 标记单个 run 的书写方向，两者相互独立、可以叠加。</w:t>
      </w:r>
    </w:p>
    <w:p>
      <w:pPr>
        <w:pStyle w:val="BodyText"/>
        <w:bidi/>
        <w:jc w:val="right"/>
      </w:pPr>
      <w:r>
        <w:rPr>
          <w:rtl/>
        </w:rPr>
        <w:t xml:space="preserve">النص العربي يُكتب من اليمين إلى اليسار.</w:t>
      </w:r>
    </w:p>
    <w:p>
      <w:pPr>
        <w:pStyle w:val="BodyText"/>
        <w:bidi/>
        <w:jc w:val="right"/>
      </w:pPr>
      <w:r>
        <w:rPr>
          <w:rtl/>
        </w:rPr>
        <w:t xml:space="preserve">טקסט בעברית נכתב מימין לשמאל.</w:t>
      </w:r>
    </w:p>
    <w:p>
      <w:pPr>
        <w:pStyle w:val="BodyText"/>
      </w:pPr>
      <w:r>
        <w:t xml:space="preserve">上两段的基准方向已翻转为从右到左（对齐也随之右起）。同一机制适用于表格：表格级声明 bidiVisual 会让整张表的列序镜像，第一列在 Word 中渲染到最右侧。下表即声明了 bidiVisual，用于对照普通表格的列序。</w:t>
      </w:r>
    </w:p>
    <w:tbl>
      <w:tblPr>
        <w:bidiVisual/>
        <w:tblW w:w="0" w:type="auto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single" w:sz="6" w:space="0" w:color="auto"/>
          <w:insideV w:val="nil"/>
        </w:tblBorders>
      </w:tblPr>
      <w:tblGrid>
        <w:gridCol w:w="1247"/>
        <w:gridCol w:w="1814"/>
        <w:gridCol w:w="3061"/>
      </w:tblGrid>
      <w:tr>
        <w:trPr>
          <w:tblHeader/>
        </w:trPr>
        <w:tc>
          <w:tcPr>
            <w:vAlign w:val="center"/>
          </w:tcPr>
          <w:p>
            <w:pPr>
              <w:pStyle w:val="TableHeader"/>
            </w:pPr>
            <w:r>
              <w:t xml:space="preserve">序号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声明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在 Word 中的表现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paraFormat.bidi</w:t>
            </w:r>
          </w:p>
        </w:tc>
        <w:tc>
          <w:tcPr>
            <w:vAlign w:val="center"/>
          </w:tcPr>
          <w:p>
            <w:r>
              <w:t xml:space="preserve">整段基准方向翻转为从右到左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runFormat.rtl</w:t>
            </w:r>
          </w:p>
        </w:tc>
        <w:tc>
          <w:tcPr>
            <w:vAlign w:val="center"/>
          </w:tcPr>
          <w:p>
            <w:r>
              <w:t xml:space="preserve">单个 run 标记为 RTL 书写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table.bidiVisual</w:t>
            </w:r>
          </w:p>
        </w:tc>
        <w:tc>
          <w:tcPr>
            <w:vAlign w:val="center"/>
          </w:tcPr>
          <w:p>
            <w:r>
              <w:t xml:space="preserve">表格列序镜像，首列渲染到最右</w:t>
            </w:r>
          </w:p>
        </w:tc>
      </w:tr>
    </w:tbl>
    <w:p>
      <w:pPr>
        <w:pStyle w:val="TableCaption"/>
      </w:pPr>
      <w:bookmarkStart w:id="14" w:name="tab-rtl"/>
      <w:r>
        <w:t xml:space="preserve">表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 xml:space="preserve">1</w:t>
      </w:r>
      <w:r>
        <w:fldChar w:fldCharType="end"/>
      </w:r>
      <w:bookmarkEnd w:id="14"/>
      <w:r>
        <w:t xml:space="preserve"> </w:t>
      </w:r>
      <w:r>
        <w:t xml:space="preserve">双向文字相关声明一览（本表声明 bidiVisual，列序镜像）</w:t>
      </w:r>
    </w:p>
    <w:p>
      <w:pPr>
        <w:pStyle w:val="Heading2"/>
      </w:pPr>
      <w:r>
        <w:t xml:space="preserve">题注计数器的显式重置</w:t>
      </w:r>
    </w:p>
    <w:p>
      <w:pPr>
        <w:pStyle w:val="BodyText"/>
      </w:pPr>
      <w:r>
        <w:t xml:space="preserve">除按章自动重启之外，题注计数器还可以在任意位置被显式重置。标记 caption-counter-reset 只作用于紧随其后的第一条同标识题注，适合附录、文集等计数器与大纲级别对不齐的场景。本节的公式计数器先被重置为 5，因此下一个式子的编号应为 (7.5)，而不是顺延的 (7.2a)。</w:t>
      </w:r>
    </w:p>
    <w:p>
      <w:pPr>
        <w:pStyle w:val="Normal"/>
      </w:pPr>
      <w:r>
        <w:rPr>
          <w:vanish/>
        </w:rPr>
        <w:fldChar w:fldCharType="begin"/>
      </w:r>
      <w:r>
        <w:rPr>
          <w:vanish/>
        </w:rPr>
        <w:instrText xml:space="preserve"> SEQ Equation \* ARABIC \r 4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nary>
                  <m:naryPr>
                    <m:chr m:val="∮"/>
                    <m:limLoc m:val="subSup"/>
                    <m:supHide m:val="1"/>
                  </m:naryPr>
                  <m:sub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∂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Σ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 xml:space="preserve"> </m:t>
                    </m:r>
                  </m:sub>
                  <m:sup/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𝐅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𝐫</m:t>
                    </m:r>
                  </m:e>
                </m:nary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∬"/>
                    <m:limLoc m:val="subSup"/>
                    <m:supHide m:val="1"/>
                  </m:naryPr>
                  <m:sub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Σ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 xml:space="preserve"> </m:t>
                    </m:r>
                  </m:sub>
                  <m:sup/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∇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×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𝐅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𝐒</m:t>
                    </m:r>
                  </m:e>
                </m:nary>
              </m:oMath>
            </m:oMathPara>
          </w:p>
        </w:tc>
        <w:tc>
          <w:tcPr>
            <w:tcW w:w="1500" w:type="dxa"/>
          </w:tcPr>
          <w:p>
            <w:pPr>
              <w:pStyle w:val="EquationNumber"/>
            </w:pPr>
            <w:bookmarkStart w:id="15" w:name="eq-stokes"/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  <w:r>
              <w:t xml:space="preserve">)</w:t>
            </w:r>
            <w:bookmarkEnd w:id="15"/>
          </w:p>
        </w:tc>
      </w:tr>
    </w:tbl>
    <w:p>
      <w:pPr>
        <w:pStyle w:val="BodyText"/>
      </w:pPr>
      <w:r>
        <w:t xml:space="preserve">本章的页码格式演示由 extend 通道写入：其后的分节符把新节的页码改为大写罗马数字并重新起编，因此从下一节开始，页脚的页码会呈现为 I、II、III 的形式。</w:t>
      </w:r>
    </w:p>
    <w:p>
      <w:pPr>
        <w:pStyle w:val="BodyText"/>
        <w:rPr>
          <w:ins w:id="23" w:author="佐罗斯" w:date="2026-10-14T12:16:47Z"/>
        </w:rPr>
      </w:pPr>
      <w:ins w:id="22" w:author="佐罗斯" w:date="2026-10-14T12:16:47Z">
        <w:r>
          <w:t xml:space="preserve">页码编号格式由 ST_NumberFormat 枚举决定，可取 decimal、upperRoman、lowerRoman、upperLetter、lowerLetter 等值。本节页脚沿用文档既有的 PAGE 域，仅改写格式与起编值，域本身无需重建——因此调整页码格式不会破坏已有的页眉页脚结构。</w:t>
        </w:r>
      </w:ins>
    </w:p>
    <w:p>
      <w:pPr>
        <w:pStyle w:val="BodyText"/>
        <w:rPr>
          <w:del w:id="21" w:author="佐罗斯" w:date="2026-10-14T12:16:47Z"/>
        </w:rPr>
      </w:pPr>
      <w:del w:id="20" w:author="佐罗斯" w:date="2026-10-14T12:16:47Z">
        <w:r>
          <w:delText xml:space="preserve">页码编号格式由 ST_NumberFormat 决定，可取 decimal、upperRoman、lowerRoman、upperLetter、lowerLetter 等值。本节的页脚沿用文档既有的 PAGE 域，只改写格式与起编值，域本身无需重建，因此改格式不会破坏已有的页眉页脚结构。</w:delText>
        </w:r>
      </w:del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nextPage"/>
          <w:pgSz w:w="11906" w:h="16838"/>
          <w:pgMar w:top="1440" w:right="1797" w:bottom="1440" w:left="1797" w:header="851" w:footer="992" w:gutter="0"/>
          <w:cols w:space="425"/>
          <w:titlePg/>
          <w:docGrid w:linePitch="312"/>
        </w:sectPr>
      </w:pPr>
    </w:p>
    <w:p>
      <w:pPr>
        <w:pStyle w:val="Heading2"/>
      </w:pPr>
      <w:r>
        <w:t xml:space="preserve">复合域兜底</w:t>
      </w:r>
    </w:p>
    <w:p>
      <w:pPr>
        <w:pStyle w:val="BodyText"/>
      </w:pPr>
      <w:r>
        <w:t xml:space="preserve">除已经封装成独立标记的域之外，任何域都可以直接写 instruction 走兜底通道。下面三段分别以行内域的形式追加了作者域、字数域与修订号域，用于演示这条逃生通道——域运行会被追加进锚点段落内部，与正文同段呈现。</w:t>
      </w:r>
    </w:p>
    <w:p>
      <w:pPr>
        <w:pStyle w:val="BodyText"/>
        <w:rPr>
          <w:ins w:id="19" w:author="佐罗斯" w:date="2026-10-14T12:16:47Z"/>
        </w:rPr>
      </w:pPr>
      <w:ins w:id="18" w:author="佐罗斯" w:date="2026-10-14T12:16:47Z">
        <w:r>
          <w:t xml:space="preserve">（审阅补充）复合域的取值同样需要在 Word 中按 F9 更新后才会显示真实结果；生成阶段只写入域骨架，不预置计算结果。</w:t>
        </w:r>
      </w:ins>
    </w:p>
    <w:p>
      <w:pPr>
        <w:pStyle w:val="BodyText"/>
      </w:pPr>
      <w:r>
        <w:t xml:space="preserve">· 作者域（AUTHOR \* Upper）</w:t>
      </w:r>
      <w:r>
        <w:t xml:space="preserve"> </w:t>
      </w:r>
      <w:r>
        <w:fldChar w:fldCharType="begin"/>
      </w:r>
      <w:r>
        <w:instrText xml:space="preserve"> AUTHOR \* Upper </w:instrText>
      </w:r>
      <w:r>
        <w:fldChar w:fldCharType="separate"/>
      </w:r>
      <w:r>
        <w:t xml:space="preserve"/>
      </w:r>
      <w:r>
        <w:fldChar w:fldCharType="end"/>
      </w:r>
    </w:p>
    <w:p>
      <w:pPr>
        <w:pStyle w:val="BodyText"/>
      </w:pPr>
      <w:r>
        <w:t xml:space="preserve">· 全文字数域（NUMWORDS）</w:t>
      </w:r>
      <w:r>
        <w:t xml:space="preserve"> </w:t>
      </w:r>
      <w:r>
        <w:fldChar w:fldCharType="begin"/>
      </w:r>
      <w:r>
        <w:instrText xml:space="preserve"> NUMWORDS </w:instrText>
      </w:r>
      <w:r>
        <w:fldChar w:fldCharType="separate"/>
      </w:r>
      <w:r>
        <w:t xml:space="preserve"/>
      </w:r>
      <w:r>
        <w:fldChar w:fldCharType="end"/>
      </w:r>
    </w:p>
    <w:p>
      <w:pPr>
        <w:pStyle w:val="BodyText"/>
      </w:pPr>
      <w:r>
        <w:t xml:space="preserve">· 文档修订号域（REVNUM）</w:t>
      </w:r>
      <w:r>
        <w:t xml:space="preserve"> </w:t>
      </w:r>
      <w:r>
        <w:fldChar w:fldCharType="begin"/>
      </w:r>
      <w:r>
        <w:instrText xml:space="preserve"> REVNUM </w:instrText>
      </w:r>
      <w:r>
        <w:fldChar w:fldCharType="separate"/>
      </w:r>
      <w:r>
        <w:t xml:space="preserve"/>
      </w:r>
      <w:r>
        <w:fldChar w:fldCharType="end"/>
      </w:r>
    </w:p>
    <w:p>
      <w:pPr>
        <w:pStyle w:val="BodyText"/>
      </w:pPr>
      <w:r>
        <w:rPr>
          <w:b/>
          <w:bCs/>
          <w:rPrChange w:id="17" w:author="佐罗斯" w:date="2026-10-14T12:16:47Z">
            <w:rPr/>
          </w:rPrChange>
        </w:rPr>
        <w:t xml:space="preserve">全文至此结束。</w:t>
      </w:r>
    </w:p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797" w:bottom="1440" w:left="1797" w:header="851" w:footer="992" w:gutter="0"/>
      <w:pgBorders w:offsetFrom="page">
        <w:top w:val="single" w:sz="8" w:space="20" w:color="B7C7DB"/>
        <w:left w:val="single" w:sz="8" w:space="20" w:color="B7C7DB"/>
        <w:bottom w:val="single" w:sz="8" w:space="20" w:color="B7C7DB"/>
        <w:right w:val="single" w:sz="8" w:space="20" w:color="B7C7DB"/>
      </w:pgBorders>
      <w:pgNumType w:fmt="upperRoman" w:start="1"/>
      <w:cols w:space="425"/>
      <w:titlePg/>
      <w:docGrid w:type="lines" w:linePitch="312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v="urn:schemas-microsoft-com:vml" xmlns:o="urn:schemas-microsoft-com:office:office" xmlns:mc="http://schemas.openxmlformats.org/markup-compatibility/2006" xmlns:w14="http://schemas.microsoft.com/office/word/2010/wordml" xmlns:w15="http://schemas.microsoft.com/office/word/2012/wordml" xmlns:wps="http://schemas.microsoft.com/office/word/2010/wordprocessingShape" xmlns:wp14="http://schemas.microsoft.com/office/word/2010/wordprocessingDrawing" xmlns:w10="urn:schemas-microsoft-com:office:word" xmlns:wpg="http://schemas.microsoft.com/office/word/2010/wordprocessingGroup" xmlns:wpc="http://schemas.microsoft.com/office/word/2010/wordprocessingCanvas" mc:Ignorable="w14 w15 wp14">
  <w:endnote w:type="separator" w:id="-1">
    <w:p>
      <w:pPr>
        <w:spacing w:after="0" w:line="240" w:lineRule="auto"/>
      </w:pPr>
      <w:r>
        <w:rPr>
          <w:rFonts w:ascii="Symbol" w:hAnsi="Symbol"/>
        </w:rPr>
        <w:separator/>
      </w:r>
    </w:p>
  </w:endnote>
  <w:endnote w:type="continuationSeparator" w:id="0">
    <w:p>
      <w:pPr>
        <w:spacing w:after="0" w:line="240" w:lineRule="auto"/>
      </w:pPr>
      <w:r>
        <w:rPr>
          <w:rFonts w:ascii="Symbol" w:hAnsi="Symbol"/>
        </w:rPr>
        <w:continuationSeparator/>
      </w:r>
    </w:p>
  </w:endnote>
  <w:endnote w:id="1">
    <w:p>
      <w:pPr>
        <w:pStyle w:val="EndnoteText"/>
        <w:spacing w:after="0" w:line="240" w:lineRule="auto"/>
      </w:pPr>
      <w:r>
        <w:rPr>
          <w:rStyle w:val="EndnoteReference"/>
        </w:rPr>
        <w:endnoteRef/>
      </w:r>
      <w:r>
        <w:t xml:space="preserve"> 尾注的部件与编号机制与脚注一致，但默认集中排在文档或节的末尾。</w:t>
      </w:r>
    </w:p>
  </w:endnote>
</w:endnotes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Bdr>
        <w:top w:val="single" w:sz="4" w:space="1" w:color="auto"/>
      </w:pBdr>
      <w:spacing w:line="240" w:lineRule="auto"/>
      <w:jc w:val="center"/>
    </w:pPr>
    <w:r>
      <w:rPr>
        <w:rFonts w:ascii="Times New Roman" w:hAnsi="Times New Roman" w:eastAsia="Times New Roman"/>
        <w:color w:val="595959"/>
        <w:sz w:val="18"/>
        <w:szCs w:val="18"/>
      </w:rPr>
      <w:t xml:space="preserve">第</w:t>
    </w:r>
    <w:r>
      <w:rPr>
        <w:rFonts w:ascii="Times New Roman" w:hAnsi="Times New Roman" w:eastAsia="Times New Roman"/>
        <w:color w:val="595959"/>
        <w:sz w:val="18"/>
        <w:szCs w:val="18"/>
      </w:rPr>
      <w:fldChar w:fldCharType="begin"/>
    </w:r>
    <w:r>
      <w:rPr>
        <w:rFonts w:ascii="Times New Roman" w:hAnsi="Times New Roman" w:eastAsia="Times New Roman"/>
        <w:color w:val="595959"/>
        <w:sz w:val="18"/>
        <w:szCs w:val="18"/>
      </w:rPr>
      <w:instrText xml:space="preserve"> PAGE \* MERGEFORMAT </w:instrText>
    </w:r>
    <w:r>
      <w:rPr>
        <w:rFonts w:ascii="Times New Roman" w:hAnsi="Times New Roman" w:eastAsia="Times New Roman"/>
        <w:color w:val="595959"/>
        <w:sz w:val="18"/>
        <w:szCs w:val="18"/>
      </w:rPr>
      <w:fldChar w:fldCharType="separate"/>
    </w:r>
    <w:r>
      <w:rPr>
        <w:rFonts w:ascii="Times New Roman" w:hAnsi="Times New Roman" w:eastAsia="Times New Roman"/>
        <w:color w:val="595959"/>
        <w:sz w:val="18"/>
        <w:szCs w:val="18"/>
      </w:rPr>
      <w:t xml:space="preserve">1</w:t>
    </w:r>
    <w:r>
      <w:rPr>
        <w:rFonts w:ascii="Times New Roman" w:hAnsi="Times New Roman" w:eastAsia="Times New Roman"/>
        <w:color w:val="595959"/>
        <w:sz w:val="18"/>
        <w:szCs w:val="18"/>
      </w:rPr>
      <w:fldChar w:fldCharType="end"/>
    </w:r>
    <w:r>
      <w:rPr>
        <w:rFonts w:ascii="Times New Roman" w:hAnsi="Times New Roman" w:eastAsia="Times New Roman"/>
        <w:color w:val="595959"/>
        <w:sz w:val="18"/>
        <w:szCs w:val="18"/>
      </w:rPr>
      <w:t xml:space="preserve">页，共</w:t>
    </w:r>
    <w:r>
      <w:rPr>
        <w:rFonts w:ascii="Times New Roman" w:hAnsi="Times New Roman" w:eastAsia="Times New Roman"/>
        <w:color w:val="595959"/>
        <w:sz w:val="18"/>
        <w:szCs w:val="18"/>
      </w:rPr>
      <w:fldChar w:fldCharType="begin"/>
    </w:r>
    <w:r>
      <w:rPr>
        <w:rFonts w:ascii="Times New Roman" w:hAnsi="Times New Roman" w:eastAsia="Times New Roman"/>
        <w:color w:val="595959"/>
        <w:sz w:val="18"/>
        <w:szCs w:val="18"/>
      </w:rPr>
      <w:instrText xml:space="preserve"> NUMPAGES \* MERGEFORMAT </w:instrText>
    </w:r>
    <w:r>
      <w:rPr>
        <w:rFonts w:ascii="Times New Roman" w:hAnsi="Times New Roman" w:eastAsia="Times New Roman"/>
        <w:color w:val="595959"/>
        <w:sz w:val="18"/>
        <w:szCs w:val="18"/>
      </w:rPr>
      <w:fldChar w:fldCharType="separate"/>
    </w:r>
    <w:r>
      <w:rPr>
        <w:rFonts w:ascii="Times New Roman" w:hAnsi="Times New Roman" w:eastAsia="Times New Roman"/>
        <w:color w:val="595959"/>
        <w:sz w:val="18"/>
        <w:szCs w:val="18"/>
      </w:rPr>
      <w:t xml:space="preserve">1</w:t>
    </w:r>
    <w:r>
      <w:rPr>
        <w:rFonts w:ascii="Times New Roman" w:hAnsi="Times New Roman" w:eastAsia="Times New Roman"/>
        <w:color w:val="595959"/>
        <w:sz w:val="18"/>
        <w:szCs w:val="18"/>
      </w:rPr>
      <w:fldChar w:fldCharType="end"/>
    </w:r>
    <w:r>
      <w:rPr>
        <w:rFonts w:ascii="Times New Roman" w:hAnsi="Times New Roman" w:eastAsia="Times New Roman"/>
        <w:color w:val="595959"/>
        <w:sz w:val="18"/>
        <w:szCs w:val="18"/>
      </w:rPr>
      <w:t xml:space="preserve">页</w: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/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Bdr>
        <w:top w:val="single" w:sz="4" w:space="1" w:color="auto"/>
      </w:pBdr>
      <w:spacing w:line="240" w:lineRule="auto"/>
      <w:jc w:val="left"/>
    </w:pPr>
    <w:r>
      <w:rPr>
        <w:rFonts w:ascii="Times New Roman" w:hAnsi="Times New Roman" w:eastAsia="Times New Roman"/>
        <w:color w:val="808080"/>
        <w:sz w:val="18"/>
        <w:szCs w:val="18"/>
      </w:rPr>
      <w:t xml:space="preserve">内部资料 · 页码</w:t>
    </w:r>
    <w:r>
      <w:rPr>
        <w:rFonts w:ascii="Times New Roman" w:hAnsi="Times New Roman" w:eastAsia="Times New Roman"/>
        <w:color w:val="808080"/>
        <w:sz w:val="18"/>
        <w:szCs w:val="18"/>
      </w:rPr>
      <w:fldChar w:fldCharType="begin"/>
    </w:r>
    <w:r>
      <w:rPr>
        <w:rFonts w:ascii="Times New Roman" w:hAnsi="Times New Roman" w:eastAsia="Times New Roman"/>
        <w:color w:val="808080"/>
        <w:sz w:val="18"/>
        <w:szCs w:val="18"/>
      </w:rPr>
      <w:instrText xml:space="preserve"> PAGE \* MERGEFORMAT </w:instrText>
    </w:r>
    <w:r>
      <w:rPr>
        <w:rFonts w:ascii="Times New Roman" w:hAnsi="Times New Roman" w:eastAsia="Times New Roman"/>
        <w:color w:val="808080"/>
        <w:sz w:val="18"/>
        <w:szCs w:val="18"/>
      </w:rPr>
      <w:fldChar w:fldCharType="separate"/>
    </w:r>
    <w:r>
      <w:rPr>
        <w:rFonts w:ascii="Times New Roman" w:hAnsi="Times New Roman" w:eastAsia="Times New Roman"/>
        <w:color w:val="808080"/>
        <w:sz w:val="18"/>
        <w:szCs w:val="18"/>
      </w:rPr>
      <w:t xml:space="preserve">1</w:t>
    </w:r>
    <w:r>
      <w:rPr>
        <w:rFonts w:ascii="Times New Roman" w:hAnsi="Times New Roman" w:eastAsia="Times New Roman"/>
        <w:color w:val="808080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o="urn:schemas-microsoft-com:office:office" xmlns:mc="http://schemas.openxmlformats.org/markup-compatibility/2006" xmlns:w14="http://schemas.microsoft.com/office/word/2010/wordml" xmlns:w15="http://schemas.microsoft.com/office/word/2012/wordml" xmlns:wps="http://schemas.microsoft.com/office/word/2010/wordprocessingShape" xmlns:wp14="http://schemas.microsoft.com/office/word/2010/wordprocessingDrawing" xmlns:w10="urn:schemas-microsoft-com:office:word" xmlns:wpg="http://schemas.microsoft.com/office/word/2010/wordprocessingGroup" xmlns:wpc="http://schemas.microsoft.com/office/word/2010/wordprocessingCanvas" mc:Ignorable="w14 w15 wp14">
  <w:footnote w:type="separator" w:id="-1">
    <w:p>
      <w:pPr>
        <w:spacing w:after="0" w:line="240" w:lineRule="auto"/>
      </w:pPr>
      <w:r>
        <w:rPr>
          <w:rFonts w:ascii="Symbol" w:hAnsi="Symbol"/>
        </w:rPr>
        <w:separator/>
      </w:r>
    </w:p>
  </w:footnote>
  <w:footnote w:type="continuationSeparator" w:id="0">
    <w:p>
      <w:pPr>
        <w:spacing w:after="0" w:line="240" w:lineRule="auto"/>
      </w:pPr>
      <w:r>
        <w:rPr>
          <w:rFonts w:ascii="Symbol" w:hAnsi="Symbol"/>
        </w:rPr>
        <w:continuationSeparator/>
      </w:r>
    </w:p>
  </w:footnote>
  <w:footnote w:id="1">
    <w:p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脚注正文由 word/footnotes.xml 独立承载，编号与分隔符随引用自动生成，默认显示在页面底部。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Bdr>
        <w:bottom w:val="single" w:sz="4" w:space="1" w:color="auto"/>
      </w:pBdr>
      <w:spacing w:line="240" w:lineRule="auto"/>
      <w:jc w:val="center"/>
    </w:pPr>
    <w:r>
      <w:rPr>
        <w:rFonts w:ascii="Times New Roman" w:hAnsi="Times New Roman" w:eastAsia="宋体"/>
        <w:color w:val="595959"/>
        <w:sz w:val="18"/>
        <w:szCs w:val="18"/>
      </w:rPr>
      <w:t xml:space="preserve">docx-master能力演示文档  |  </w:t>
    </w:r>
    <w:r>
      <w:rPr>
        <w:rFonts w:ascii="Times New Roman" w:hAnsi="Times New Roman" w:eastAsia="宋体"/>
        <w:color w:val="595959"/>
        <w:sz w:val="18"/>
        <w:szCs w:val="18"/>
      </w:rPr>
      <w:fldChar w:fldCharType="begin"/>
    </w:r>
    <w:r>
      <w:rPr>
        <w:rFonts w:ascii="Times New Roman" w:hAnsi="Times New Roman" w:eastAsia="宋体"/>
        <w:color w:val="595959"/>
        <w:sz w:val="18"/>
        <w:szCs w:val="18"/>
      </w:rPr>
      <w:instrText xml:space="preserve"> STYLEREF 1 \* MERGEFORMAT </w:instrText>
    </w:r>
    <w:r>
      <w:rPr>
        <w:rFonts w:ascii="Times New Roman" w:hAnsi="Times New Roman" w:eastAsia="宋体"/>
        <w:color w:val="595959"/>
        <w:sz w:val="18"/>
        <w:szCs w:val="18"/>
      </w:rPr>
      <w:fldChar w:fldCharType="separate"/>
    </w:r>
    <w:r>
      <w:rPr>
        <w:rFonts w:ascii="Times New Roman" w:hAnsi="Times New Roman" w:eastAsia="宋体"/>
        <w:color w:val="595959"/>
        <w:sz w:val="18"/>
        <w:szCs w:val="18"/>
      </w:rPr>
      <w:t xml:space="preserve"/>
    </w:r>
    <w:r>
      <w:rPr>
        <w:rFonts w:ascii="Times New Roman" w:hAnsi="Times New Roman" w:eastAsia="宋体"/>
        <w:color w:val="595959"/>
        <w:sz w:val="18"/>
        <w:szCs w:val="18"/>
      </w:rPr>
      <w:fldChar w:fldCharType="end"/>
    </w:r>
  </w:p>
  <w:p>
    <w:pPr>
      <w:pStyle w:val="Header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</v:shapetype>
        <v:shape id="PowerPlusWaterMarkObject901" o:spid="_x0000_s902" type="#_x0000_t136" style="position:absolute;margin-left:0;margin-top:0;width:414.05pt;height:103.5pt;rotation:315;z-index:-251658752;mso-position-horizontal:center;mso-position-horizontal-relative:margin;mso-position-vertical:center;mso-position-vertical-relative:margin" o:allowincell="f" fillcolor="#C8C8C8" stroked="f">
          <v:fill opacity=".5"/>
          <v:textpath style="font-family:&quot;宋体&quot;;font-size:1.0pt" string="能力演示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/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Bdr>
        <w:bottom w:val="single" w:sz="4" w:space="1" w:color="auto"/>
      </w:pBdr>
      <w:spacing w:line="240" w:lineRule="auto"/>
      <w:jc w:val="right"/>
    </w:pPr>
    <w:r>
      <w:rPr>
        <w:rFonts w:ascii="Times New Roman" w:hAnsi="Times New Roman" w:eastAsia="楷体"/>
        <w:color w:val="808080"/>
        <w:sz w:val="18"/>
        <w:szCs w:val="18"/>
      </w:rPr>
      <w:t xml:space="preserve">偶数页页眉 · 本页页眉与其他页不同 · 内部资料</w:t>
    </w:r>
  </w:p>
</w:hdr>
</file>

<file path=word/numbering.xml><?xml version="1.0" encoding="utf-8"?>
<w:numbering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abstractNum w:abstractNumId="0">
    <w:multiLevelType w:val="multilevel"/>
    <w:lvl w:ilvl="0">
      <w:start w:val="1"/>
      <w:numFmt w:val="chineseCounting"/>
      <w:pStyle w:val="Heading1"/>
      <w:suff w:val="space"/>
      <w:lvlText w:val="第%1章"/>
      <w:lvlJc w:val="left"/>
      <w:rPr>
        <w:b/>
        <w:color w:val="1F3A5F"/>
      </w:rPr>
    </w:lvl>
    <w:lvl w:ilvl="1">
      <w:start w:val="1"/>
      <w:numFmt w:val="decimal"/>
      <w:pStyle w:val="Heading2"/>
      <w:suff w:val="space"/>
      <w:lvlText w:val="%1.%2"/>
      <w:lvlJc w:val="left"/>
    </w:lvl>
    <w:lvl w:ilvl="2">
      <w:start w:val="1"/>
      <w:numFmt w:val="decimal"/>
      <w:pStyle w:val="Heading3"/>
      <w:suff w:val="space"/>
      <w:lvlText w:val="%1.%2.%3"/>
      <w:lvlJc w:val="left"/>
    </w:lvl>
  </w:abstractNum>
  <w:abstractNum w:abstractNumId="1">
    <w:multiLevelType w:val="singleLevel"/>
    <w:lvl w:ilvl="0">
      <w:start w:val="1"/>
      <w:numFmt w:val="bullet"/>
      <w:pStyle w:val="ListBullet"/>
      <w:suff w:val="tab"/>
      <w:lvlText w:val="●"/>
      <w:lvlJc w:val="left"/>
    </w:lvl>
  </w:abstractNum>
  <w:abstractNum w:abstractNumId="2">
    <w:multiLevelType w:val="singleLevel"/>
    <w:lvl w:ilvl="0">
      <w:start w:val="1"/>
      <w:numFmt w:val="decimal"/>
      <w:pStyle w:val="ListNumber"/>
      <w:suff w:val="tab"/>
      <w:lvlText w:val="%1."/>
      <w:lvlJc w:val="left"/>
    </w:lvl>
  </w:abstractNum>
  <w:abstractNum w:abstractNumId="3">
    <w:multiLevelType w:val="multilevel"/>
    <w:lvl w:ilvl="0">
      <w:start w:val="1"/>
      <w:numFmt w:val="decimal"/>
      <w:pStyle w:val="ListMulti1"/>
      <w:suff w:val="tab"/>
      <w:lvlText w:val="%1."/>
      <w:lvlJc w:val="left"/>
    </w:lvl>
    <w:lvl w:ilvl="1">
      <w:start w:val="1"/>
      <w:numFmt w:val="lowerLetter"/>
      <w:pStyle w:val="ListMulti2"/>
      <w:suff w:val="tab"/>
      <w:lvlText w:val="%2)"/>
      <w:lvlJc w:val="left"/>
    </w:lvl>
    <w:lvl w:ilvl="2">
      <w:start w:val="1"/>
      <w:numFmt w:val="lowerRoman"/>
      <w:pStyle w:val="ListMulti3"/>
      <w:suff w:val="tab"/>
      <w:lvlText w:val="%3."/>
      <w:lvlJc w:val="left"/>
    </w:lvl>
  </w:abstractNum>
  <w:abstractNum w:abstractNumId="4">
    <w:multiLevelType w:val="singleLevel"/>
    <w:lvl w:ilvl="0">
      <w:start w:val="1"/>
      <w:numFmt w:val="decimal"/>
      <w:pStyle w:val="Reference"/>
      <w:suff w:val="space"/>
      <w:lvlText w:val="[%1]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displayBackgroundShape/>
  <w:hideSpellingErrors/>
  <w:proofState w:spelling="clean" w:grammar="clean"/>
  <w:mailMerge>
    <w:mainDocumentType w:val="formLetters"/>
    <w:dataType w:val="textFile"/>
    <w:destination w:val="newDocument"/>
  </w:mailMerge>
  <w:defaultTabStop w:val="420"/>
  <w:evenAndOddHeaders/>
  <w:printTwoOnOne/>
  <w:updateFields w:val="true"/>
  <w:docVars>
    <w:docVar w:name="项目编号" w:val="DM-2026-001"/>
    <w:docVar w:name="验证阶段" w:val="能力清单核对"/>
  </w:docVars>
  <w:themeFontLang w:val="zh-CN" w:eastAsia="zh-CN"/>
</w:settings>
</file>

<file path=word/sources.xml><?xml version="1.0" encoding="utf-8"?>
<b:Sources xmlns:b="http://schemas.openxmlformats.org/officeDocument/2006/bibliography" xmlns="http://schemas.openxmlformats.org/officeDocument/2006/bibliography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b:Source>
    <b:City>日内瓦</b:City>
    <b:Guid>{3D05E7A3C6184AAFB224486C8D6B48D0}</b:Guid>
    <b:Publisher>ISO/IEC</b:Publisher>
    <b:StandardNumber>ECMA-376</b:StandardNumber>
    <b:SourceType>Report</b:SourceType>
    <b:Tag>OOXML2016</b:Tag>
    <b:Title>Office Open XML 文件格式：基础与标记语言参考</b:Title>
    <b:Year>2016</b:Year>
  </b:Source>
  <b:Source>
    <b:Author>
      <b:Author>
        <b:NameList>
          <b:Person>
            <b:Last>姜</b:Last>
            <b:First>文波</b:First>
          </b:Person>
        </b:NameList>
      </b:Author>
    </b:Author>
    <b:City>北京</b:City>
    <b:Guid>{073F5CE7A2E344DCBFA6362A03C3BA6F}</b:Guid>
    <b:Publisher>人民邮电出版社</b:Publisher>
    <b:SourceType>Book</b:SourceType>
    <b:Tag>Jiangwenbo2021</b:Tag>
    <b:Title>中文排版需求</b:Title>
    <b:Year>2021</b:Year>
  </b:Source>
</b:Sources>
</file>

<file path=word/styles.xml><?xml version="1.0" encoding="utf-8"?>
<w:styles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docDefaults>
    <w:rPrDefault>
      <w:rPr>
        <w:rFonts w:ascii="Calibri" w:eastAsia="宋体" w:hAnsi="Calibri" w:cs="Times New Roman"/>
        <w:kern w:val="2"/>
        <w:sz w:val="22"/>
        <w:szCs w:val="22"/>
        <w:lang w:val="en-US" w:eastAsia="zh-CN" w:bidi="ar-SA"/>
      </w:rPr>
    </w:rPrDefault>
    <w:pPrDefault/>
  </w:docDefaults>
  <w:style w:type="paragraph" w:default="1" w:styleId="Normal">
    <w:name w:val="正文"/>
    <w:qFormat/>
    <w:pPr>
      <w:spacing w:after="0" w:line="360" w:lineRule="auto"/>
    </w:pPr>
    <w:rPr>
      <w:rFonts w:ascii="Times New Roman" w:hAnsi="Times New Roman" w:eastAsia="宋体"/>
      <w:sz w:val="24"/>
      <w:szCs w:val="24"/>
    </w:rPr>
  </w:style>
  <w:style w:type="paragraph" w:styleId="BodyText">
    <w:name w:val="正文文本"/>
    <w:basedOn w:val="Normal"/>
    <w:pPr>
      <w:spacing w:after="120" w:line="360" w:lineRule="auto"/>
      <w:ind w:firstLineChars="200"/>
      <w:jc w:val="both"/>
    </w:pPr>
    <w:rPr>
      <w:rFonts w:ascii="Times New Roman" w:hAnsi="Times New Roman" w:eastAsia="宋体"/>
      <w:sz w:val="24"/>
      <w:szCs w:val="24"/>
    </w:rPr>
  </w:style>
  <w:style w:type="paragraph" w:styleId="Heading1">
    <w:name w:val="标题1"/>
    <w:basedOn w:val="Normal"/>
    <w:pPr>
      <w:numPr>
        <w:ilvl w:val="0"/>
        <w:numId w:val="1"/>
      </w:numPr>
      <w:spacing w:before="360" w:after="240" w:line="360" w:lineRule="auto"/>
      <w:jc w:val="left"/>
      <w:outlineLvl w:val="0"/>
    </w:pPr>
    <w:rPr>
      <w:rFonts w:ascii="Arial" w:hAnsi="Arial" w:eastAsia="黑体"/>
      <w:b/>
      <w:bCs/>
      <w:color w:val="1F3A5F"/>
      <w:sz w:val="32"/>
      <w:szCs w:val="32"/>
    </w:rPr>
  </w:style>
  <w:style w:type="paragraph" w:styleId="Heading2">
    <w:name w:val="标题2"/>
    <w:basedOn w:val="Normal"/>
    <w:pPr>
      <w:numPr>
        <w:ilvl w:val="1"/>
        <w:numId w:val="1"/>
      </w:numPr>
      <w:spacing w:before="240" w:after="120" w:line="360" w:lineRule="auto"/>
      <w:jc w:val="left"/>
      <w:outlineLvl w:val="1"/>
    </w:pPr>
    <w:rPr>
      <w:rFonts w:ascii="Arial" w:hAnsi="Arial" w:eastAsia="黑体"/>
      <w:b/>
      <w:bCs/>
      <w:color w:val="2E5C8A"/>
      <w:sz w:val="28"/>
      <w:szCs w:val="28"/>
    </w:rPr>
  </w:style>
  <w:style w:type="paragraph" w:styleId="Heading3">
    <w:name w:val="标题3"/>
    <w:basedOn w:val="Normal"/>
    <w:pPr>
      <w:numPr>
        <w:ilvl w:val="2"/>
        <w:numId w:val="1"/>
      </w:numPr>
      <w:spacing w:before="160" w:after="80" w:line="360" w:lineRule="auto"/>
      <w:jc w:val="left"/>
      <w:outlineLvl w:val="2"/>
    </w:pPr>
    <w:rPr>
      <w:rFonts w:ascii="Arial" w:hAnsi="Arial" w:eastAsia="黑体"/>
      <w:b/>
      <w:bCs/>
      <w:sz w:val="24"/>
      <w:szCs w:val="24"/>
    </w:rPr>
  </w:style>
  <w:style w:type="paragraph" w:styleId="Title">
    <w:name w:val="标题"/>
    <w:basedOn w:val="Normal"/>
    <w:pPr>
      <w:spacing w:before="0" w:after="360"/>
      <w:jc w:val="center"/>
      <w:outlineLvl w:val="9"/>
    </w:pPr>
    <w:rPr>
      <w:rFonts w:ascii="Arial" w:hAnsi="Arial" w:eastAsia="黑体"/>
      <w:b/>
      <w:bCs/>
      <w:color w:val="1F3A5F"/>
      <w:sz w:val="60"/>
      <w:szCs w:val="60"/>
    </w:rPr>
  </w:style>
  <w:style w:type="paragraph" w:styleId="Subtitle">
    <w:name w:val="副标题"/>
    <w:basedOn w:val="Normal"/>
    <w:pPr>
      <w:spacing w:after="160"/>
      <w:jc w:val="center"/>
      <w:outlineLvl w:val="9"/>
    </w:pPr>
    <w:rPr>
      <w:rFonts w:ascii="Times New Roman" w:hAnsi="Times New Roman" w:eastAsia="楷体"/>
      <w:color w:val="595959"/>
      <w:sz w:val="28"/>
      <w:szCs w:val="28"/>
    </w:rPr>
  </w:style>
  <w:style w:type="paragraph" w:styleId="TOCHeading">
    <w:name w:val="目录标题"/>
    <w:basedOn w:val="Normal"/>
    <w:pPr>
      <w:spacing w:before="240" w:after="240"/>
      <w:jc w:val="center"/>
      <w:outlineLvl w:val="9"/>
    </w:pPr>
    <w:rPr>
      <w:rFonts w:ascii="Arial" w:hAnsi="Arial" w:eastAsia="黑体"/>
      <w:b/>
      <w:bCs/>
      <w:color w:val="1F3A5F"/>
      <w:sz w:val="32"/>
      <w:szCs w:val="32"/>
    </w:rPr>
  </w:style>
  <w:style w:type="paragraph" w:styleId="FigureCaption">
    <w:name w:val="图题注"/>
    <w:basedOn w:val="Normal"/>
    <w:pPr>
      <w:spacing w:before="80" w:after="240" w:line="300" w:lineRule="auto"/>
      <w:jc w:val="center"/>
    </w:pPr>
    <w:rPr>
      <w:rFonts w:eastAsia="宋体"/>
      <w:color w:val="404040"/>
      <w:sz w:val="21"/>
      <w:szCs w:val="21"/>
    </w:rPr>
  </w:style>
  <w:style w:type="paragraph" w:styleId="TableCaption">
    <w:name w:val="表题注"/>
    <w:basedOn w:val="Normal"/>
    <w:pPr>
      <w:spacing w:before="240" w:after="80" w:line="300" w:lineRule="auto"/>
      <w:jc w:val="center"/>
    </w:pPr>
    <w:rPr>
      <w:rFonts w:eastAsia="宋体"/>
      <w:color w:val="404040"/>
      <w:sz w:val="21"/>
      <w:szCs w:val="21"/>
    </w:rPr>
  </w:style>
  <w:style w:type="paragraph" w:styleId="Equation">
    <w:name w:val="公式"/>
    <w:basedOn w:val="Normal"/>
    <w:pPr>
      <w:spacing w:before="120" w:after="120" w:line="360" w:lineRule="auto"/>
      <w:jc w:val="center"/>
    </w:pPr>
    <w:rPr>
      <w:rFonts w:ascii="Cambria Math" w:hAnsi="Cambria Math"/>
      <w:sz w:val="24"/>
      <w:szCs w:val="24"/>
    </w:rPr>
  </w:style>
  <w:style w:type="paragraph" w:styleId="EquationNumber">
    <w:name w:val="公式编号"/>
    <w:basedOn w:val="Normal"/>
    <w:pPr>
      <w:jc w:val="right"/>
    </w:pPr>
    <w:rPr>
      <w:sz w:val="21"/>
      <w:szCs w:val="21"/>
    </w:rPr>
  </w:style>
  <w:style w:type="paragraph" w:styleId="FigureImage">
    <w:name w:val="插图"/>
    <w:basedOn w:val="Normal"/>
    <w:pPr>
      <w:spacing w:before="120" w:after="0" w:line="240" w:lineRule="auto"/>
      <w:jc w:val="center"/>
    </w:pPr>
  </w:style>
  <w:style w:type="paragraph" w:styleId="ListBullet">
    <w:name w:val="项目符号"/>
    <w:basedOn w:val="BodyText"/>
    <w:pPr>
      <w:numPr>
        <w:ilvl w:val="0"/>
        <w:numId w:val="2"/>
      </w:numPr>
      <w:spacing w:after="60"/>
      <w:ind w:hangingChars="200" w:leftChars="200"/>
      <w:jc w:val="left"/>
    </w:pPr>
  </w:style>
  <w:style w:type="paragraph" w:styleId="ListNumber">
    <w:name w:val="编号列表"/>
    <w:basedOn w:val="BodyText"/>
    <w:pPr>
      <w:numPr>
        <w:ilvl w:val="0"/>
        <w:numId w:val="3"/>
      </w:numPr>
      <w:spacing w:after="60"/>
      <w:ind w:hangingChars="200" w:leftChars="200"/>
      <w:jc w:val="left"/>
    </w:pPr>
  </w:style>
  <w:style w:type="paragraph" w:styleId="ListMulti1">
    <w:name w:val="多级列表1"/>
    <w:basedOn w:val="BodyText"/>
    <w:pPr>
      <w:numPr>
        <w:ilvl w:val="0"/>
        <w:numId w:val="4"/>
      </w:numPr>
      <w:spacing w:after="60"/>
      <w:ind w:hangingChars="200" w:leftChars="200"/>
      <w:jc w:val="left"/>
    </w:pPr>
  </w:style>
  <w:style w:type="paragraph" w:styleId="ListMulti2">
    <w:name w:val="多级列表2"/>
    <w:basedOn w:val="BodyText"/>
    <w:pPr>
      <w:numPr>
        <w:ilvl w:val="1"/>
        <w:numId w:val="4"/>
      </w:numPr>
      <w:spacing w:after="60"/>
      <w:ind w:hangingChars="200" w:leftChars="400"/>
      <w:jc w:val="left"/>
    </w:pPr>
  </w:style>
  <w:style w:type="paragraph" w:styleId="ListMulti3">
    <w:name w:val="多级列表3"/>
    <w:basedOn w:val="BodyText"/>
    <w:pPr>
      <w:numPr>
        <w:ilvl w:val="2"/>
        <w:numId w:val="4"/>
      </w:numPr>
      <w:spacing w:after="60"/>
      <w:ind w:hangingChars="200" w:leftChars="600"/>
      <w:jc w:val="left"/>
    </w:pPr>
  </w:style>
  <w:style w:type="paragraph" w:styleId="Reference">
    <w:name w:val="参考文献"/>
    <w:basedOn w:val="BodyText"/>
    <w:pPr>
      <w:numPr>
        <w:ilvl w:val="0"/>
        <w:numId w:val="5"/>
      </w:numPr>
      <w:spacing w:after="60"/>
      <w:ind w:hangingChars="200" w:leftChars="200"/>
      <w:jc w:val="left"/>
    </w:pPr>
  </w:style>
  <w:style w:type="paragraph" w:styleId="TableHeader">
    <w:name w:val="表头"/>
    <w:basedOn w:val="Normal"/>
    <w:pPr>
      <w:spacing w:before="0" w:after="0" w:line="240" w:lineRule="auto"/>
      <w:jc w:val="center"/>
    </w:pPr>
    <w:rPr>
      <w:rFonts w:eastAsia="黑体"/>
      <w:b/>
      <w:bCs/>
      <w:sz w:val="21"/>
      <w:szCs w:val="21"/>
    </w:rPr>
  </w:style>
  <w:style w:type="paragraph" w:styleId="TableCellText">
    <w:name w:val="表格内容"/>
    <w:basedOn w:val="Normal"/>
    <w:pPr>
      <w:spacing w:before="0" w:after="0" w:line="240" w:lineRule="auto"/>
      <w:jc w:val="left"/>
    </w:pPr>
    <w:rPr>
      <w:sz w:val="21"/>
      <w:szCs w:val="21"/>
    </w:rPr>
  </w:style>
  <w:style w:type="paragraph" w:styleId="CodeBlock">
    <w:name w:val="代码块"/>
    <w:basedOn w:val="Normal"/>
    <w:pPr>
      <w:spacing w:before="60" w:after="120" w:line="276" w:lineRule="auto"/>
      <w:ind w:leftChars="200"/>
      <w:jc w:val="left"/>
    </w:pPr>
    <w:rPr>
      <w:rFonts w:ascii="Consolas" w:hAnsi="Consolas" w:eastAsia="等线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_HiddenChapterCounter">
    <w:name w:val="_Hidden Chapter Counter"/>
    <w:basedOn w:val="Normal"/>
    <w:hidden/>
    <w:semiHidden/>
    <w:unhideWhenUsed/>
    <w:pPr>
      <w:spacing w:before="0" w:after="0" w:line="240" w:lineRule="auto"/>
    </w:pPr>
    <w:rPr>
      <w:vanish/>
      <w:sz w:val="2"/>
    </w:rPr>
  </w:style>
  <w:style w:type="paragraph" w:styleId="Header">
    <w:name w:val="header"/>
    <w:basedOn w:val="Normal"/>
    <w:uiPriority w:val="99"/>
    <w:unhideWhenUsed/>
  </w:style>
  <w:style w:type="paragraph" w:styleId="Footer">
    <w:name w:val="footer"/>
    <w:basedOn w:val="Normal"/>
    <w:uiPriority w:val="99"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hyperlink" Target="https://docx.js.org" TargetMode="Externa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numbering" Target="numbering.xml"/><Relationship Id="rId13" Type="http://schemas.openxmlformats.org/officeDocument/2006/relationships/footnotes" Target="footnotes.xml"/><Relationship Id="rId14" Type="http://schemas.openxmlformats.org/officeDocument/2006/relationships/endnotes" Target="endnotes.xml"/><Relationship Id="rId15" Type="http://schemas.openxmlformats.org/officeDocument/2006/relationships/sources" Target="sources.xml"/><Relationship Id="rId16" Type="http://schemas.openxmlformats.org/officeDocument/2006/relationships/customXml" Target="../customXml/item1.xml"/><Relationship Id="rId17" Type="http://schemas.openxmlformats.org/officeDocument/2006/relationships/glossaryDocument" Target="glossary/document.xml"/><Relationship Id="rId18" Type="http://schemas.openxmlformats.org/officeDocument/2006/relationships/image" Target="media/chart_preview.png"/><Relationship Id="rId19" Type="http://schemas.openxmlformats.org/officeDocument/2006/relationships/image" Target="media/architecture.png"/><Relationship Id="rId20" Type="http://schemas.openxmlformats.org/officeDocument/2006/relationships/chart" Target="charts/capabilityChart.xml"/><Relationship Id="rId21" Type="http://schemas.openxmlformats.org/officeDocument/2006/relationships/oleObject" Target="embeddings/oleObject901.bin"/><Relationship Id="rId22" Type="http://schemas.openxmlformats.org/officeDocument/2006/relationships/image" Target="media/ole_preview.png"/></Relationships>
</file>

<file path=word/charts/_rels/capabilityChart.xml.rels><?xml version="1.0" encoding="UTF-8" standalone="yes"?><Relationships xmlns="http://schemas.openxmlformats.org/package/2006/relationships"><Relationship Id="rId1" Type="http://schemas.openxmlformats.org/officeDocument/2006/relationships/package" Target="/word/embeddings/capabilityChart-data.xlsx"/></Relationships>
</file>

<file path=word/charts/capabilityChart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c:chart>
    <c:title>
      <c:tx>
        <c:rich>
          <a:bodyPr/>
          <a:lstStyle/>
          <a:p>
            <a:r>
              <a:t>各章覆盖元素数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已覆盖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文字格式</c:v>
                </c:pt>
                <c:pt idx="1">
                  <c:v>页面分节</c:v>
                </c:pt>
                <c:pt idx="2">
                  <c:v>引用注释</c:v>
                </c:pt>
                <c:pt idx="3">
                  <c:v>表格图形</c:v>
                </c:pt>
                <c:pt idx="4">
                  <c:v>样式自动化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23</c:v>
                </c:pt>
                <c:pt idx="1">
                  <c:v>13</c:v>
                </c:pt>
                <c:pt idx="2">
                  <c:v>15</c:v>
                </c:pt>
                <c:pt idx="3">
                  <c:v>13</c:v>
                </c:pt>
                <c:pt idx="4">
                  <c:v>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legend>
      <c:legendPos val="b"/>
      <c:overlay val="0"/>
    </c:legend>
    <c:plotVisOnly val="1"/>
  </c:chart>
  <c:externalData r:id="rId1">
    <c:autoUpdate val="0"/>
  </c:externalData>
</c:chartSpace>
</file>

<file path=word/glossary/document.xml><?xml version="1.0" encoding="utf-8"?>
<w:glossary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5="http://schemas.microsoft.com/office/word/2012/wordml" xmlns:wp14="http://schemas.microsoft.com/office/word/2010/wordprocessingDrawing" mc:Ignorable="w14 w15 wp14">
  <w:docParts>
    <w:docPart>
      <w:docPartPr>
        <w:name w:val="能力演示抬头"/>
        <w:category>
          <w:name w:val="General"/>
          <w:gallery w:val="autoTxt"/>
        </w:category>
        <w:types>
          <w:type w:val="normal"/>
        </w:types>
      </w:docPartPr>
      <w:docPartBody>
        <w:p>
          <w:pPr>
            <w:pStyle w:val="Heading2"/>
          </w:pPr>
          <w:r>
            <w:t xml:space="preserve">docx-master能力演示文档</w:t>
          </w:r>
        </w:p>
        <w:p>
          <w:r>
            <w:t xml:space="preserve">本段为构建基块示例内容，可通过构建基块管理器插入到任意文档。</w:t>
          </w:r>
        </w:p>
      </w:docPartBody>
    </w:docPart>
    <w:docPart>
      <w:docPartPr>
        <w:name w:val="签章落款"/>
        <w:category>
          <w:name w:val="General"/>
          <w:gallery w:val="autoTxt"/>
        </w:category>
        <w:types>
          <w:type w:val="normal"/>
        </w:types>
      </w:docPartPr>
      <w:docPartBody>
        <w:p>
          <w:r>
            <w:t xml:space="preserve">编制：佐罗斯</w:t>
          </w:r>
        </w:p>
        <w:p>
          <w:r>
            <w:t xml:space="preserve">日期：2026年10月13日</w:t>
          </w:r>
        </w:p>
      </w:docPartBody>
    </w:docPart>
    <w:docPart>
      <w:docPartPr>
        <w:name w:val="演示封面模板"/>
        <w:category>
          <w:name w:val="Built-In"/>
          <w:gallery w:val="coverPg"/>
        </w:category>
        <w:types>
          <w:type w:val="normal"/>
        </w:types>
      </w:docPartPr>
      <w:docPartBody>
        <w:p>
          <w:pPr>
            <w:spacing w:before="2200"/>
          </w:pPr>
          <w:r>
            <w:t xml:space="preserve"/>
          </w:r>
        </w:p>
        <w:p>
          <w:pPr>
            <w:spacing w:after="200"/>
            <w:jc w:val="center"/>
          </w:pPr>
          <w:r>
            <w:rPr>
              <w:rFonts w:ascii="微软雅黑" w:hAnsi="微软雅黑" w:eastAsia="微软雅黑"/>
              <w:b/>
              <w:bCs/>
              <w:color w:val="1F3864"/>
              <w:sz w:val="92"/>
              <w:szCs w:val="92"/>
            </w:rPr>
            <w:t xml:space="preserve">演示封面模板</w:t>
          </w:r>
        </w:p>
        <w:p>
          <w:pPr>
            <w:spacing w:after="800"/>
            <w:jc w:val="center"/>
          </w:pPr>
          <w:r>
            <w:rPr>
              <w:rFonts w:ascii="微软雅黑" w:hAnsi="微软雅黑" w:eastAsia="微软雅黑"/>
              <w:color w:val="1F3864"/>
              <w:sz w:val="48"/>
              <w:szCs w:val="48"/>
            </w:rPr>
            <w:t xml:space="preserve">OOXML 全要素逐项验证</w:t>
          </w:r>
        </w:p>
        <w:p>
          <w:pPr>
            <w:jc w:val="center"/>
          </w:pPr>
          <w:r>
            <w:rPr>
              <w:color w:val="404040"/>
              <w:sz w:val="24"/>
              <w:szCs w:val="24"/>
            </w:rPr>
            <w:t xml:space="preserve">编制：佐罗斯</w:t>
          </w:r>
        </w:p>
        <w:p>
          <w:pPr>
            <w:jc w:val="center"/>
          </w:pPr>
          <w:r>
            <w:rPr>
              <w:color w:val="404040"/>
              <w:sz w:val="24"/>
              <w:szCs w:val="24"/>
            </w:rPr>
            <w:t xml:space="preserve">2026 年 10 月 14 日</w:t>
          </w:r>
        </w:p>
        <w:p>
          <w:pPr>
            <w:pageBreakBefore/>
          </w:pPr>
          <w:r>
            <w:t xml:space="preserve"/>
          </w:r>
        </w:p>
      </w:docPartBody>
    </w:docPart>
  </w:docParts>
</w:glossaryDocument>
</file>

<file path=word/theme/theme1.xml><?xml version="1.0" encoding="utf-8"?>
<a:theme xmlns:a="http://schemas.openxmlformats.org/draw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name="Office 主题​​" mc:Ignorable="w14 w15 wp14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1.xml><?xml version="1.0" encoding="utf-8"?>
<capabilityDemo xmlns="urn:docx-master:customXml">
  <project>docx-master</project>
  <stage>capability-verification</stage>
  <generated>2026-10-13</generated>
  <scope>all-elements</scope>
</capabilityDemo>
</file>

<file path=customXml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00000000-0000-0000-0000-0000000000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4473</Words>
  <Characters>6030</Characters>
  <Lines>273</Lines>
  <Paragraphs>273</Paragraphs>
  <CharactersWithSpaces>6309</CharactersWithSpaces>
  <Application>docx-master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>2026-10-14T12:12:02Z</dcterms:created>
  <dc:creator>佐罗斯</dc:creator>
  <cp:lastModifiedBy>佐罗斯</cp:lastModifiedBy>
  <dcterms:modified>2026-10-14T12:16:48Z</dcterms:modified>
  <cp:revision>3</cp:revision>
  <dc:title>docx-master能力演示文档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项目编号">
    <vt:lpwstr>DM-2026-001</vt:lpwstr>
  </property>
  <property fmtid="{D5CDD505-2E9C-101B-9397-08002B2CF9AE}" pid="3" name="验证阶段">
    <vt:lpwstr>能力清单核对</vt:lpwstr>
  </property>
  <property fmtid="{D5CDD505-2E9C-101B-9397-08002B2CF9AE}" pid="4" name="覆盖元素数">
    <vt:i4>68</vt:i4>
  </property>
  <property fmtid="{D5CDD505-2E9C-101B-9397-08002B2CF9AE}" pid="5" name="演示文档">
    <vt:bool>true</vt:bool>
  </property>
</Properties>
</file>